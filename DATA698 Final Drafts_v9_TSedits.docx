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2A95D6" w14:textId="77777777" w:rsidR="00EF48FD" w:rsidRDefault="00EF48FD"/>
    <w:p w14:paraId="00C30458" w14:textId="77777777" w:rsidR="00EF48FD" w:rsidRDefault="00EF48FD"/>
    <w:p w14:paraId="548A5007" w14:textId="77777777" w:rsidR="00EF48FD" w:rsidRDefault="00EF48FD"/>
    <w:p w14:paraId="592CEEE4" w14:textId="77777777" w:rsidR="00EF48FD" w:rsidRDefault="00EF48FD"/>
    <w:p w14:paraId="2BD577AC" w14:textId="77777777" w:rsidR="00EF48FD" w:rsidRDefault="00EF48FD"/>
    <w:p w14:paraId="375CC8F8" w14:textId="77777777" w:rsidR="00EF48FD" w:rsidRDefault="00715C15">
      <w:r>
        <w:rPr>
          <w:noProof/>
        </w:rPr>
        <mc:AlternateContent>
          <mc:Choice Requires="wps">
            <w:drawing>
              <wp:anchor distT="0" distB="0" distL="114300" distR="114300" simplePos="0" relativeHeight="251658240" behindDoc="0" locked="0" layoutInCell="1" hidden="0" allowOverlap="1" wp14:anchorId="1F17CBD8" wp14:editId="6EF3DA3C">
                <wp:simplePos x="0" y="0"/>
                <wp:positionH relativeFrom="column">
                  <wp:posOffset>520700</wp:posOffset>
                </wp:positionH>
                <wp:positionV relativeFrom="paragraph">
                  <wp:posOffset>127000</wp:posOffset>
                </wp:positionV>
                <wp:extent cx="0" cy="2286000"/>
                <wp:effectExtent l="0" t="0" r="0" b="0"/>
                <wp:wrapNone/>
                <wp:docPr id="3" name="Straight Arrow Connector 3"/>
                <wp:cNvGraphicFramePr/>
                <a:graphic xmlns:a="http://schemas.openxmlformats.org/drawingml/2006/main">
                  <a:graphicData uri="http://schemas.microsoft.com/office/word/2010/wordprocessingShape">
                    <wps:wsp>
                      <wps:cNvCnPr/>
                      <wps:spPr>
                        <a:xfrm>
                          <a:off x="5346000" y="2637000"/>
                          <a:ext cx="0" cy="2286000"/>
                        </a:xfrm>
                        <a:prstGeom prst="straightConnector1">
                          <a:avLst/>
                        </a:prstGeom>
                        <a:noFill/>
                        <a:ln w="38100" cap="flat" cmpd="sng">
                          <a:solidFill>
                            <a:srgbClr val="0E57C4"/>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520700</wp:posOffset>
                </wp:positionH>
                <wp:positionV relativeFrom="paragraph">
                  <wp:posOffset>127000</wp:posOffset>
                </wp:positionV>
                <wp:extent cx="0" cy="2286000"/>
                <wp:effectExtent b="0" l="0" r="0" t="0"/>
                <wp:wrapNone/>
                <wp:docPr id="3" name="image9.png"/>
                <a:graphic>
                  <a:graphicData uri="http://schemas.openxmlformats.org/drawingml/2006/picture">
                    <pic:pic>
                      <pic:nvPicPr>
                        <pic:cNvPr id="0" name="image9.png"/>
                        <pic:cNvPicPr preferRelativeResize="0"/>
                      </pic:nvPicPr>
                      <pic:blipFill>
                        <a:blip r:embed="rId9"/>
                        <a:srcRect/>
                        <a:stretch>
                          <a:fillRect/>
                        </a:stretch>
                      </pic:blipFill>
                      <pic:spPr>
                        <a:xfrm>
                          <a:off x="0" y="0"/>
                          <a:ext cx="0" cy="2286000"/>
                        </a:xfrm>
                        <a:prstGeom prst="rect"/>
                        <a:ln/>
                      </pic:spPr>
                    </pic:pic>
                  </a:graphicData>
                </a:graphic>
              </wp:anchor>
            </w:drawing>
          </mc:Fallback>
        </mc:AlternateContent>
      </w:r>
    </w:p>
    <w:p w14:paraId="7D969081" w14:textId="2F8E2A18" w:rsidR="00EF48FD" w:rsidRDefault="00715C15">
      <w:pPr>
        <w:ind w:left="1440"/>
        <w:rPr>
          <w:b/>
          <w:sz w:val="44"/>
          <w:szCs w:val="44"/>
        </w:rPr>
      </w:pPr>
      <w:r>
        <w:rPr>
          <w:b/>
          <w:sz w:val="44"/>
          <w:szCs w:val="44"/>
        </w:rPr>
        <w:t>Analyzing the U</w:t>
      </w:r>
      <w:ins w:id="0" w:author="Tanja Schub" w:date="2023-11-26T21:12:00Z">
        <w:r w:rsidR="00867DF2">
          <w:rPr>
            <w:b/>
            <w:sz w:val="44"/>
            <w:szCs w:val="44"/>
          </w:rPr>
          <w:t xml:space="preserve">nited </w:t>
        </w:r>
      </w:ins>
      <w:del w:id="1" w:author="Tanja Schub" w:date="2023-11-26T21:12:00Z">
        <w:r w:rsidDel="00867DF2">
          <w:rPr>
            <w:b/>
            <w:sz w:val="44"/>
            <w:szCs w:val="44"/>
          </w:rPr>
          <w:delText>.</w:delText>
        </w:r>
      </w:del>
      <w:r>
        <w:rPr>
          <w:b/>
          <w:sz w:val="44"/>
          <w:szCs w:val="44"/>
        </w:rPr>
        <w:t>S</w:t>
      </w:r>
      <w:ins w:id="2" w:author="Tanja Schub" w:date="2023-11-26T21:12:00Z">
        <w:r w:rsidR="00867DF2">
          <w:rPr>
            <w:b/>
            <w:sz w:val="44"/>
            <w:szCs w:val="44"/>
          </w:rPr>
          <w:t>tates</w:t>
        </w:r>
      </w:ins>
      <w:del w:id="3" w:author="Tanja Schub" w:date="2023-11-26T21:12:00Z">
        <w:r w:rsidDel="00867DF2">
          <w:rPr>
            <w:b/>
            <w:sz w:val="44"/>
            <w:szCs w:val="44"/>
          </w:rPr>
          <w:delText>.</w:delText>
        </w:r>
      </w:del>
      <w:r>
        <w:rPr>
          <w:b/>
          <w:sz w:val="44"/>
          <w:szCs w:val="44"/>
        </w:rPr>
        <w:t xml:space="preserve"> Federal Reserve’s Dual Mandate</w:t>
      </w:r>
      <w:r w:rsidR="009E69CD">
        <w:rPr>
          <w:b/>
          <w:sz w:val="44"/>
          <w:szCs w:val="44"/>
        </w:rPr>
        <w:t xml:space="preserve"> – </w:t>
      </w:r>
      <w:r w:rsidR="00545BE9">
        <w:rPr>
          <w:b/>
          <w:sz w:val="44"/>
          <w:szCs w:val="44"/>
        </w:rPr>
        <w:t>Final</w:t>
      </w:r>
      <w:r w:rsidR="00017BFF">
        <w:rPr>
          <w:b/>
          <w:sz w:val="44"/>
          <w:szCs w:val="44"/>
        </w:rPr>
        <w:t xml:space="preserve"> Draft</w:t>
      </w:r>
    </w:p>
    <w:p w14:paraId="1432B0D5" w14:textId="77777777" w:rsidR="00EF48FD" w:rsidRDefault="00715C15">
      <w:pPr>
        <w:spacing w:before="0" w:after="0" w:line="240" w:lineRule="auto"/>
        <w:ind w:left="1440"/>
        <w:rPr>
          <w:b/>
          <w:sz w:val="32"/>
          <w:szCs w:val="32"/>
        </w:rPr>
      </w:pPr>
      <w:r>
        <w:rPr>
          <w:b/>
          <w:sz w:val="32"/>
          <w:szCs w:val="32"/>
        </w:rPr>
        <w:t>DATA 698 Analytics Master’s Research Project</w:t>
      </w:r>
    </w:p>
    <w:p w14:paraId="5616AEE3" w14:textId="1419689D" w:rsidR="00EC06CC" w:rsidRDefault="00EC06CC">
      <w:pPr>
        <w:spacing w:before="0" w:after="0" w:line="240" w:lineRule="auto"/>
        <w:ind w:left="1440"/>
        <w:rPr>
          <w:sz w:val="32"/>
          <w:szCs w:val="32"/>
        </w:rPr>
      </w:pPr>
      <w:r>
        <w:rPr>
          <w:sz w:val="32"/>
          <w:szCs w:val="32"/>
        </w:rPr>
        <w:t>David Simbandumwe</w:t>
      </w:r>
    </w:p>
    <w:p w14:paraId="3353A50F" w14:textId="413503BC" w:rsidR="00EF48FD" w:rsidRDefault="00545BE9">
      <w:pPr>
        <w:ind w:left="1440"/>
        <w:sectPr w:rsidR="00EF48FD">
          <w:footerReference w:type="even" r:id="rId10"/>
          <w:pgSz w:w="12240" w:h="15840"/>
          <w:pgMar w:top="1440" w:right="1800" w:bottom="1440" w:left="1800" w:header="720" w:footer="720" w:gutter="0"/>
          <w:pgNumType w:start="1"/>
          <w:cols w:space="720"/>
        </w:sectPr>
      </w:pPr>
      <w:r>
        <w:t>November</w:t>
      </w:r>
      <w:r w:rsidR="008979B3">
        <w:t xml:space="preserve"> </w:t>
      </w:r>
      <w:r>
        <w:t>28</w:t>
      </w:r>
      <w:r w:rsidR="008979B3">
        <w:t>, 2023</w:t>
      </w:r>
    </w:p>
    <w:p w14:paraId="2AEFECC5" w14:textId="26C50EB9" w:rsidR="00EF48FD" w:rsidRDefault="00715C15">
      <w:pPr>
        <w:pStyle w:val="Title"/>
      </w:pPr>
      <w:r>
        <w:lastRenderedPageBreak/>
        <w:t xml:space="preserve">Table </w:t>
      </w:r>
      <w:r w:rsidR="00882E86">
        <w:t>o</w:t>
      </w:r>
      <w:r>
        <w:t>f Contents</w:t>
      </w:r>
    </w:p>
    <w:sdt>
      <w:sdtPr>
        <w:rPr>
          <w:sz w:val="24"/>
          <w:szCs w:val="24"/>
          <w:u w:val="none"/>
        </w:rPr>
        <w:id w:val="114413475"/>
        <w:docPartObj>
          <w:docPartGallery w:val="Table of Contents"/>
          <w:docPartUnique/>
        </w:docPartObj>
      </w:sdtPr>
      <w:sdtContent>
        <w:commentRangeStart w:id="4" w:displacedByCustomXml="prev"/>
        <w:p w14:paraId="27617C5C" w14:textId="06682E2C" w:rsidR="00ED30F1" w:rsidRDefault="00715C15">
          <w:pPr>
            <w:pStyle w:val="TOC1"/>
            <w:rPr>
              <w:rFonts w:asciiTheme="minorHAnsi" w:eastAsiaTheme="minorEastAsia" w:hAnsiTheme="minorHAnsi" w:cstheme="minorBidi"/>
              <w:noProof/>
              <w:kern w:val="2"/>
              <w:sz w:val="24"/>
              <w:szCs w:val="24"/>
              <w:u w:val="none"/>
              <w14:ligatures w14:val="standardContextual"/>
            </w:rPr>
          </w:pPr>
          <w:r>
            <w:fldChar w:fldCharType="begin"/>
          </w:r>
          <w:r>
            <w:instrText xml:space="preserve"> TOC \h \u \z \t "Heading 1,1,Heading 2,2,Heading 3,3,Heading 4,4,Heading 5,5,Heading 6,6,"</w:instrText>
          </w:r>
          <w:r>
            <w:fldChar w:fldCharType="separate"/>
          </w:r>
          <w:hyperlink w:anchor="_Toc151923257" w:history="1">
            <w:r w:rsidR="00ED30F1" w:rsidRPr="00CC51C1">
              <w:rPr>
                <w:rStyle w:val="Hyperlink"/>
                <w:noProof/>
              </w:rPr>
              <w:t>Abstract</w:t>
            </w:r>
            <w:r w:rsidR="00ED30F1">
              <w:rPr>
                <w:noProof/>
                <w:webHidden/>
              </w:rPr>
              <w:tab/>
            </w:r>
            <w:r w:rsidR="00ED30F1">
              <w:rPr>
                <w:noProof/>
                <w:webHidden/>
              </w:rPr>
              <w:fldChar w:fldCharType="begin"/>
            </w:r>
            <w:r w:rsidR="00ED30F1">
              <w:rPr>
                <w:noProof/>
                <w:webHidden/>
              </w:rPr>
              <w:instrText xml:space="preserve"> PAGEREF _Toc151923257 \h </w:instrText>
            </w:r>
            <w:r w:rsidR="00ED30F1">
              <w:rPr>
                <w:noProof/>
                <w:webHidden/>
              </w:rPr>
            </w:r>
            <w:r w:rsidR="00ED30F1">
              <w:rPr>
                <w:noProof/>
                <w:webHidden/>
              </w:rPr>
              <w:fldChar w:fldCharType="separate"/>
            </w:r>
            <w:r w:rsidR="00ED30F1">
              <w:rPr>
                <w:noProof/>
                <w:webHidden/>
              </w:rPr>
              <w:t>4</w:t>
            </w:r>
            <w:r w:rsidR="00ED30F1">
              <w:rPr>
                <w:noProof/>
                <w:webHidden/>
              </w:rPr>
              <w:fldChar w:fldCharType="end"/>
            </w:r>
          </w:hyperlink>
        </w:p>
        <w:p w14:paraId="61EC9CE7" w14:textId="0919E326" w:rsidR="00ED30F1" w:rsidRDefault="00000000">
          <w:pPr>
            <w:pStyle w:val="TOC1"/>
            <w:rPr>
              <w:rFonts w:asciiTheme="minorHAnsi" w:eastAsiaTheme="minorEastAsia" w:hAnsiTheme="minorHAnsi" w:cstheme="minorBidi"/>
              <w:noProof/>
              <w:kern w:val="2"/>
              <w:sz w:val="24"/>
              <w:szCs w:val="24"/>
              <w:u w:val="none"/>
              <w14:ligatures w14:val="standardContextual"/>
            </w:rPr>
          </w:pPr>
          <w:hyperlink w:anchor="_Toc151923258" w:history="1">
            <w:r w:rsidR="00ED30F1" w:rsidRPr="00CC51C1">
              <w:rPr>
                <w:rStyle w:val="Hyperlink"/>
                <w:noProof/>
              </w:rPr>
              <w:t>Introduction</w:t>
            </w:r>
            <w:r w:rsidR="00ED30F1">
              <w:rPr>
                <w:noProof/>
                <w:webHidden/>
              </w:rPr>
              <w:tab/>
            </w:r>
            <w:r w:rsidR="00ED30F1">
              <w:rPr>
                <w:noProof/>
                <w:webHidden/>
              </w:rPr>
              <w:fldChar w:fldCharType="begin"/>
            </w:r>
            <w:r w:rsidR="00ED30F1">
              <w:rPr>
                <w:noProof/>
                <w:webHidden/>
              </w:rPr>
              <w:instrText xml:space="preserve"> PAGEREF _Toc151923258 \h </w:instrText>
            </w:r>
            <w:r w:rsidR="00ED30F1">
              <w:rPr>
                <w:noProof/>
                <w:webHidden/>
              </w:rPr>
            </w:r>
            <w:r w:rsidR="00ED30F1">
              <w:rPr>
                <w:noProof/>
                <w:webHidden/>
              </w:rPr>
              <w:fldChar w:fldCharType="separate"/>
            </w:r>
            <w:r w:rsidR="00ED30F1">
              <w:rPr>
                <w:noProof/>
                <w:webHidden/>
              </w:rPr>
              <w:t>4</w:t>
            </w:r>
            <w:r w:rsidR="00ED30F1">
              <w:rPr>
                <w:noProof/>
                <w:webHidden/>
              </w:rPr>
              <w:fldChar w:fldCharType="end"/>
            </w:r>
          </w:hyperlink>
        </w:p>
        <w:p w14:paraId="4D4C2EB2" w14:textId="3BCDB17E" w:rsidR="00ED30F1" w:rsidRDefault="00000000">
          <w:pPr>
            <w:pStyle w:val="TOC1"/>
            <w:rPr>
              <w:rFonts w:asciiTheme="minorHAnsi" w:eastAsiaTheme="minorEastAsia" w:hAnsiTheme="minorHAnsi" w:cstheme="minorBidi"/>
              <w:noProof/>
              <w:kern w:val="2"/>
              <w:sz w:val="24"/>
              <w:szCs w:val="24"/>
              <w:u w:val="none"/>
              <w14:ligatures w14:val="standardContextual"/>
            </w:rPr>
          </w:pPr>
          <w:hyperlink w:anchor="_Toc151923259" w:history="1">
            <w:r w:rsidR="00ED30F1" w:rsidRPr="00CC51C1">
              <w:rPr>
                <w:rStyle w:val="Hyperlink"/>
                <w:noProof/>
              </w:rPr>
              <w:t>Literature Review</w:t>
            </w:r>
            <w:r w:rsidR="00ED30F1">
              <w:rPr>
                <w:noProof/>
                <w:webHidden/>
              </w:rPr>
              <w:tab/>
            </w:r>
            <w:r w:rsidR="00ED30F1">
              <w:rPr>
                <w:noProof/>
                <w:webHidden/>
              </w:rPr>
              <w:fldChar w:fldCharType="begin"/>
            </w:r>
            <w:r w:rsidR="00ED30F1">
              <w:rPr>
                <w:noProof/>
                <w:webHidden/>
              </w:rPr>
              <w:instrText xml:space="preserve"> PAGEREF _Toc151923259 \h </w:instrText>
            </w:r>
            <w:r w:rsidR="00ED30F1">
              <w:rPr>
                <w:noProof/>
                <w:webHidden/>
              </w:rPr>
            </w:r>
            <w:r w:rsidR="00ED30F1">
              <w:rPr>
                <w:noProof/>
                <w:webHidden/>
              </w:rPr>
              <w:fldChar w:fldCharType="separate"/>
            </w:r>
            <w:r w:rsidR="00ED30F1">
              <w:rPr>
                <w:noProof/>
                <w:webHidden/>
              </w:rPr>
              <w:t>6</w:t>
            </w:r>
            <w:r w:rsidR="00ED30F1">
              <w:rPr>
                <w:noProof/>
                <w:webHidden/>
              </w:rPr>
              <w:fldChar w:fldCharType="end"/>
            </w:r>
          </w:hyperlink>
        </w:p>
        <w:p w14:paraId="7EA84843" w14:textId="7057B47C" w:rsidR="00ED30F1" w:rsidRDefault="00000000">
          <w:pPr>
            <w:pStyle w:val="TOC2"/>
            <w:tabs>
              <w:tab w:val="right" w:pos="8630"/>
            </w:tabs>
            <w:rPr>
              <w:rFonts w:asciiTheme="minorHAnsi" w:eastAsiaTheme="minorEastAsia" w:hAnsiTheme="minorHAnsi" w:cstheme="minorBidi"/>
              <w:b w:val="0"/>
              <w:noProof/>
              <w:kern w:val="2"/>
              <w:sz w:val="24"/>
              <w:szCs w:val="24"/>
              <w14:ligatures w14:val="standardContextual"/>
            </w:rPr>
          </w:pPr>
          <w:hyperlink w:anchor="_Toc151923260" w:history="1">
            <w:r w:rsidR="00ED30F1" w:rsidRPr="00CC51C1">
              <w:rPr>
                <w:rStyle w:val="Hyperlink"/>
                <w:noProof/>
              </w:rPr>
              <w:t>The Economic Discomfort Index</w:t>
            </w:r>
            <w:r w:rsidR="00ED30F1">
              <w:rPr>
                <w:noProof/>
                <w:webHidden/>
              </w:rPr>
              <w:tab/>
            </w:r>
            <w:r w:rsidR="00ED30F1">
              <w:rPr>
                <w:noProof/>
                <w:webHidden/>
              </w:rPr>
              <w:fldChar w:fldCharType="begin"/>
            </w:r>
            <w:r w:rsidR="00ED30F1">
              <w:rPr>
                <w:noProof/>
                <w:webHidden/>
              </w:rPr>
              <w:instrText xml:space="preserve"> PAGEREF _Toc151923260 \h </w:instrText>
            </w:r>
            <w:r w:rsidR="00ED30F1">
              <w:rPr>
                <w:noProof/>
                <w:webHidden/>
              </w:rPr>
            </w:r>
            <w:r w:rsidR="00ED30F1">
              <w:rPr>
                <w:noProof/>
                <w:webHidden/>
              </w:rPr>
              <w:fldChar w:fldCharType="separate"/>
            </w:r>
            <w:r w:rsidR="00ED30F1">
              <w:rPr>
                <w:noProof/>
                <w:webHidden/>
              </w:rPr>
              <w:t>6</w:t>
            </w:r>
            <w:r w:rsidR="00ED30F1">
              <w:rPr>
                <w:noProof/>
                <w:webHidden/>
              </w:rPr>
              <w:fldChar w:fldCharType="end"/>
            </w:r>
          </w:hyperlink>
        </w:p>
        <w:p w14:paraId="18E93E3C" w14:textId="4785CBDE" w:rsidR="00ED30F1" w:rsidRDefault="00000000">
          <w:pPr>
            <w:pStyle w:val="TOC2"/>
            <w:tabs>
              <w:tab w:val="right" w:pos="8630"/>
            </w:tabs>
            <w:rPr>
              <w:rFonts w:asciiTheme="minorHAnsi" w:eastAsiaTheme="minorEastAsia" w:hAnsiTheme="minorHAnsi" w:cstheme="minorBidi"/>
              <w:b w:val="0"/>
              <w:noProof/>
              <w:kern w:val="2"/>
              <w:sz w:val="24"/>
              <w:szCs w:val="24"/>
              <w14:ligatures w14:val="standardContextual"/>
            </w:rPr>
          </w:pPr>
          <w:hyperlink w:anchor="_Toc151923261" w:history="1">
            <w:r w:rsidR="00ED30F1" w:rsidRPr="00CC51C1">
              <w:rPr>
                <w:rStyle w:val="Hyperlink"/>
                <w:noProof/>
              </w:rPr>
              <w:t>The Taylor Rule</w:t>
            </w:r>
            <w:r w:rsidR="00ED30F1">
              <w:rPr>
                <w:noProof/>
                <w:webHidden/>
              </w:rPr>
              <w:tab/>
            </w:r>
            <w:r w:rsidR="00ED30F1">
              <w:rPr>
                <w:noProof/>
                <w:webHidden/>
              </w:rPr>
              <w:fldChar w:fldCharType="begin"/>
            </w:r>
            <w:r w:rsidR="00ED30F1">
              <w:rPr>
                <w:noProof/>
                <w:webHidden/>
              </w:rPr>
              <w:instrText xml:space="preserve"> PAGEREF _Toc151923261 \h </w:instrText>
            </w:r>
            <w:r w:rsidR="00ED30F1">
              <w:rPr>
                <w:noProof/>
                <w:webHidden/>
              </w:rPr>
            </w:r>
            <w:r w:rsidR="00ED30F1">
              <w:rPr>
                <w:noProof/>
                <w:webHidden/>
              </w:rPr>
              <w:fldChar w:fldCharType="separate"/>
            </w:r>
            <w:r w:rsidR="00ED30F1">
              <w:rPr>
                <w:noProof/>
                <w:webHidden/>
              </w:rPr>
              <w:t>7</w:t>
            </w:r>
            <w:r w:rsidR="00ED30F1">
              <w:rPr>
                <w:noProof/>
                <w:webHidden/>
              </w:rPr>
              <w:fldChar w:fldCharType="end"/>
            </w:r>
          </w:hyperlink>
        </w:p>
        <w:p w14:paraId="47053C11" w14:textId="44E25A3A" w:rsidR="00ED30F1" w:rsidRDefault="00000000">
          <w:pPr>
            <w:pStyle w:val="TOC2"/>
            <w:tabs>
              <w:tab w:val="right" w:pos="8630"/>
            </w:tabs>
            <w:rPr>
              <w:rFonts w:asciiTheme="minorHAnsi" w:eastAsiaTheme="minorEastAsia" w:hAnsiTheme="minorHAnsi" w:cstheme="minorBidi"/>
              <w:b w:val="0"/>
              <w:noProof/>
              <w:kern w:val="2"/>
              <w:sz w:val="24"/>
              <w:szCs w:val="24"/>
              <w14:ligatures w14:val="standardContextual"/>
            </w:rPr>
          </w:pPr>
          <w:hyperlink w:anchor="_Toc151923262" w:history="1">
            <w:r w:rsidR="00ED30F1" w:rsidRPr="00CC51C1">
              <w:rPr>
                <w:rStyle w:val="Hyperlink"/>
                <w:noProof/>
              </w:rPr>
              <w:t>The Composition of the Federal Open Market Committee</w:t>
            </w:r>
            <w:r w:rsidR="00ED30F1">
              <w:rPr>
                <w:noProof/>
                <w:webHidden/>
              </w:rPr>
              <w:tab/>
            </w:r>
            <w:r w:rsidR="00ED30F1">
              <w:rPr>
                <w:noProof/>
                <w:webHidden/>
              </w:rPr>
              <w:fldChar w:fldCharType="begin"/>
            </w:r>
            <w:r w:rsidR="00ED30F1">
              <w:rPr>
                <w:noProof/>
                <w:webHidden/>
              </w:rPr>
              <w:instrText xml:space="preserve"> PAGEREF _Toc151923262 \h </w:instrText>
            </w:r>
            <w:r w:rsidR="00ED30F1">
              <w:rPr>
                <w:noProof/>
                <w:webHidden/>
              </w:rPr>
            </w:r>
            <w:r w:rsidR="00ED30F1">
              <w:rPr>
                <w:noProof/>
                <w:webHidden/>
              </w:rPr>
              <w:fldChar w:fldCharType="separate"/>
            </w:r>
            <w:r w:rsidR="00ED30F1">
              <w:rPr>
                <w:noProof/>
                <w:webHidden/>
              </w:rPr>
              <w:t>8</w:t>
            </w:r>
            <w:r w:rsidR="00ED30F1">
              <w:rPr>
                <w:noProof/>
                <w:webHidden/>
              </w:rPr>
              <w:fldChar w:fldCharType="end"/>
            </w:r>
          </w:hyperlink>
        </w:p>
        <w:p w14:paraId="2EDE41D3" w14:textId="08CD614E" w:rsidR="00ED30F1" w:rsidRDefault="00000000">
          <w:pPr>
            <w:pStyle w:val="TOC1"/>
            <w:rPr>
              <w:rFonts w:asciiTheme="minorHAnsi" w:eastAsiaTheme="minorEastAsia" w:hAnsiTheme="minorHAnsi" w:cstheme="minorBidi"/>
              <w:noProof/>
              <w:kern w:val="2"/>
              <w:sz w:val="24"/>
              <w:szCs w:val="24"/>
              <w:u w:val="none"/>
              <w14:ligatures w14:val="standardContextual"/>
            </w:rPr>
          </w:pPr>
          <w:hyperlink w:anchor="_Toc151923263" w:history="1">
            <w:r w:rsidR="00ED30F1" w:rsidRPr="00CC51C1">
              <w:rPr>
                <w:rStyle w:val="Hyperlink"/>
                <w:noProof/>
              </w:rPr>
              <w:t>Research Question</w:t>
            </w:r>
            <w:r w:rsidR="00ED30F1">
              <w:rPr>
                <w:noProof/>
                <w:webHidden/>
              </w:rPr>
              <w:tab/>
            </w:r>
            <w:r w:rsidR="00ED30F1">
              <w:rPr>
                <w:noProof/>
                <w:webHidden/>
              </w:rPr>
              <w:fldChar w:fldCharType="begin"/>
            </w:r>
            <w:r w:rsidR="00ED30F1">
              <w:rPr>
                <w:noProof/>
                <w:webHidden/>
              </w:rPr>
              <w:instrText xml:space="preserve"> PAGEREF _Toc151923263 \h </w:instrText>
            </w:r>
            <w:r w:rsidR="00ED30F1">
              <w:rPr>
                <w:noProof/>
                <w:webHidden/>
              </w:rPr>
            </w:r>
            <w:r w:rsidR="00ED30F1">
              <w:rPr>
                <w:noProof/>
                <w:webHidden/>
              </w:rPr>
              <w:fldChar w:fldCharType="separate"/>
            </w:r>
            <w:r w:rsidR="00ED30F1">
              <w:rPr>
                <w:noProof/>
                <w:webHidden/>
              </w:rPr>
              <w:t>9</w:t>
            </w:r>
            <w:r w:rsidR="00ED30F1">
              <w:rPr>
                <w:noProof/>
                <w:webHidden/>
              </w:rPr>
              <w:fldChar w:fldCharType="end"/>
            </w:r>
          </w:hyperlink>
        </w:p>
        <w:p w14:paraId="1F9019D7" w14:textId="55AA3192" w:rsidR="00ED30F1" w:rsidRDefault="00000000">
          <w:pPr>
            <w:pStyle w:val="TOC1"/>
            <w:rPr>
              <w:rFonts w:asciiTheme="minorHAnsi" w:eastAsiaTheme="minorEastAsia" w:hAnsiTheme="minorHAnsi" w:cstheme="minorBidi"/>
              <w:noProof/>
              <w:kern w:val="2"/>
              <w:sz w:val="24"/>
              <w:szCs w:val="24"/>
              <w:u w:val="none"/>
              <w14:ligatures w14:val="standardContextual"/>
            </w:rPr>
          </w:pPr>
          <w:hyperlink w:anchor="_Toc151923264" w:history="1">
            <w:r w:rsidR="00ED30F1" w:rsidRPr="00CC51C1">
              <w:rPr>
                <w:rStyle w:val="Hyperlink"/>
                <w:noProof/>
              </w:rPr>
              <w:t>Hypothesis</w:t>
            </w:r>
            <w:r w:rsidR="00ED30F1">
              <w:rPr>
                <w:noProof/>
                <w:webHidden/>
              </w:rPr>
              <w:tab/>
            </w:r>
            <w:r w:rsidR="00ED30F1">
              <w:rPr>
                <w:noProof/>
                <w:webHidden/>
              </w:rPr>
              <w:fldChar w:fldCharType="begin"/>
            </w:r>
            <w:r w:rsidR="00ED30F1">
              <w:rPr>
                <w:noProof/>
                <w:webHidden/>
              </w:rPr>
              <w:instrText xml:space="preserve"> PAGEREF _Toc151923264 \h </w:instrText>
            </w:r>
            <w:r w:rsidR="00ED30F1">
              <w:rPr>
                <w:noProof/>
                <w:webHidden/>
              </w:rPr>
            </w:r>
            <w:r w:rsidR="00ED30F1">
              <w:rPr>
                <w:noProof/>
                <w:webHidden/>
              </w:rPr>
              <w:fldChar w:fldCharType="separate"/>
            </w:r>
            <w:r w:rsidR="00ED30F1">
              <w:rPr>
                <w:noProof/>
                <w:webHidden/>
              </w:rPr>
              <w:t>9</w:t>
            </w:r>
            <w:r w:rsidR="00ED30F1">
              <w:rPr>
                <w:noProof/>
                <w:webHidden/>
              </w:rPr>
              <w:fldChar w:fldCharType="end"/>
            </w:r>
          </w:hyperlink>
        </w:p>
        <w:p w14:paraId="763C0CF1" w14:textId="419B2D43" w:rsidR="00ED30F1" w:rsidRDefault="00000000">
          <w:pPr>
            <w:pStyle w:val="TOC1"/>
            <w:rPr>
              <w:rFonts w:asciiTheme="minorHAnsi" w:eastAsiaTheme="minorEastAsia" w:hAnsiTheme="minorHAnsi" w:cstheme="minorBidi"/>
              <w:noProof/>
              <w:kern w:val="2"/>
              <w:sz w:val="24"/>
              <w:szCs w:val="24"/>
              <w:u w:val="none"/>
              <w14:ligatures w14:val="standardContextual"/>
            </w:rPr>
          </w:pPr>
          <w:hyperlink w:anchor="_Toc151923265" w:history="1">
            <w:r w:rsidR="00ED30F1" w:rsidRPr="00CC51C1">
              <w:rPr>
                <w:rStyle w:val="Hyperlink"/>
                <w:noProof/>
              </w:rPr>
              <w:t>Methodology</w:t>
            </w:r>
            <w:r w:rsidR="00ED30F1">
              <w:rPr>
                <w:noProof/>
                <w:webHidden/>
              </w:rPr>
              <w:tab/>
            </w:r>
            <w:r w:rsidR="00ED30F1">
              <w:rPr>
                <w:noProof/>
                <w:webHidden/>
              </w:rPr>
              <w:fldChar w:fldCharType="begin"/>
            </w:r>
            <w:r w:rsidR="00ED30F1">
              <w:rPr>
                <w:noProof/>
                <w:webHidden/>
              </w:rPr>
              <w:instrText xml:space="preserve"> PAGEREF _Toc151923265 \h </w:instrText>
            </w:r>
            <w:r w:rsidR="00ED30F1">
              <w:rPr>
                <w:noProof/>
                <w:webHidden/>
              </w:rPr>
            </w:r>
            <w:r w:rsidR="00ED30F1">
              <w:rPr>
                <w:noProof/>
                <w:webHidden/>
              </w:rPr>
              <w:fldChar w:fldCharType="separate"/>
            </w:r>
            <w:r w:rsidR="00ED30F1">
              <w:rPr>
                <w:noProof/>
                <w:webHidden/>
              </w:rPr>
              <w:t>10</w:t>
            </w:r>
            <w:r w:rsidR="00ED30F1">
              <w:rPr>
                <w:noProof/>
                <w:webHidden/>
              </w:rPr>
              <w:fldChar w:fldCharType="end"/>
            </w:r>
          </w:hyperlink>
        </w:p>
        <w:p w14:paraId="78C97075" w14:textId="06CB019D" w:rsidR="00ED30F1" w:rsidRDefault="00000000">
          <w:pPr>
            <w:pStyle w:val="TOC2"/>
            <w:tabs>
              <w:tab w:val="right" w:pos="8630"/>
            </w:tabs>
            <w:rPr>
              <w:rFonts w:asciiTheme="minorHAnsi" w:eastAsiaTheme="minorEastAsia" w:hAnsiTheme="minorHAnsi" w:cstheme="minorBidi"/>
              <w:b w:val="0"/>
              <w:noProof/>
              <w:kern w:val="2"/>
              <w:sz w:val="24"/>
              <w:szCs w:val="24"/>
              <w14:ligatures w14:val="standardContextual"/>
            </w:rPr>
          </w:pPr>
          <w:hyperlink w:anchor="_Toc151923266" w:history="1">
            <w:r w:rsidR="00ED30F1" w:rsidRPr="00CC51C1">
              <w:rPr>
                <w:rStyle w:val="Hyperlink"/>
                <w:noProof/>
              </w:rPr>
              <w:t>Dataset</w:t>
            </w:r>
            <w:r w:rsidR="00ED30F1">
              <w:rPr>
                <w:noProof/>
                <w:webHidden/>
              </w:rPr>
              <w:tab/>
            </w:r>
            <w:r w:rsidR="00ED30F1">
              <w:rPr>
                <w:noProof/>
                <w:webHidden/>
              </w:rPr>
              <w:fldChar w:fldCharType="begin"/>
            </w:r>
            <w:r w:rsidR="00ED30F1">
              <w:rPr>
                <w:noProof/>
                <w:webHidden/>
              </w:rPr>
              <w:instrText xml:space="preserve"> PAGEREF _Toc151923266 \h </w:instrText>
            </w:r>
            <w:r w:rsidR="00ED30F1">
              <w:rPr>
                <w:noProof/>
                <w:webHidden/>
              </w:rPr>
            </w:r>
            <w:r w:rsidR="00ED30F1">
              <w:rPr>
                <w:noProof/>
                <w:webHidden/>
              </w:rPr>
              <w:fldChar w:fldCharType="separate"/>
            </w:r>
            <w:r w:rsidR="00ED30F1">
              <w:rPr>
                <w:noProof/>
                <w:webHidden/>
              </w:rPr>
              <w:t>10</w:t>
            </w:r>
            <w:r w:rsidR="00ED30F1">
              <w:rPr>
                <w:noProof/>
                <w:webHidden/>
              </w:rPr>
              <w:fldChar w:fldCharType="end"/>
            </w:r>
          </w:hyperlink>
        </w:p>
        <w:p w14:paraId="62EC42E5" w14:textId="521D1224" w:rsidR="00ED30F1" w:rsidRDefault="00000000">
          <w:pPr>
            <w:pStyle w:val="TOC2"/>
            <w:tabs>
              <w:tab w:val="right" w:pos="8630"/>
            </w:tabs>
            <w:rPr>
              <w:rFonts w:asciiTheme="minorHAnsi" w:eastAsiaTheme="minorEastAsia" w:hAnsiTheme="minorHAnsi" w:cstheme="minorBidi"/>
              <w:b w:val="0"/>
              <w:noProof/>
              <w:kern w:val="2"/>
              <w:sz w:val="24"/>
              <w:szCs w:val="24"/>
              <w14:ligatures w14:val="standardContextual"/>
            </w:rPr>
          </w:pPr>
          <w:hyperlink w:anchor="_Toc151923267" w:history="1">
            <w:r w:rsidR="00ED30F1" w:rsidRPr="00CC51C1">
              <w:rPr>
                <w:rStyle w:val="Hyperlink"/>
                <w:noProof/>
              </w:rPr>
              <w:t>Models</w:t>
            </w:r>
            <w:r w:rsidR="00ED30F1">
              <w:rPr>
                <w:noProof/>
                <w:webHidden/>
              </w:rPr>
              <w:tab/>
            </w:r>
            <w:r w:rsidR="00ED30F1">
              <w:rPr>
                <w:noProof/>
                <w:webHidden/>
              </w:rPr>
              <w:fldChar w:fldCharType="begin"/>
            </w:r>
            <w:r w:rsidR="00ED30F1">
              <w:rPr>
                <w:noProof/>
                <w:webHidden/>
              </w:rPr>
              <w:instrText xml:space="preserve"> PAGEREF _Toc151923267 \h </w:instrText>
            </w:r>
            <w:r w:rsidR="00ED30F1">
              <w:rPr>
                <w:noProof/>
                <w:webHidden/>
              </w:rPr>
            </w:r>
            <w:r w:rsidR="00ED30F1">
              <w:rPr>
                <w:noProof/>
                <w:webHidden/>
              </w:rPr>
              <w:fldChar w:fldCharType="separate"/>
            </w:r>
            <w:r w:rsidR="00ED30F1">
              <w:rPr>
                <w:noProof/>
                <w:webHidden/>
              </w:rPr>
              <w:t>15</w:t>
            </w:r>
            <w:r w:rsidR="00ED30F1">
              <w:rPr>
                <w:noProof/>
                <w:webHidden/>
              </w:rPr>
              <w:fldChar w:fldCharType="end"/>
            </w:r>
          </w:hyperlink>
        </w:p>
        <w:p w14:paraId="1CCF37EA" w14:textId="3AE3215E" w:rsidR="00ED30F1" w:rsidRDefault="00000000">
          <w:pPr>
            <w:pStyle w:val="TOC3"/>
            <w:tabs>
              <w:tab w:val="right" w:pos="8630"/>
            </w:tabs>
            <w:rPr>
              <w:rFonts w:asciiTheme="minorHAnsi" w:eastAsiaTheme="minorEastAsia" w:hAnsiTheme="minorHAnsi" w:cstheme="minorBidi"/>
              <w:noProof/>
              <w:kern w:val="2"/>
              <w:sz w:val="24"/>
              <w:szCs w:val="24"/>
              <w14:ligatures w14:val="standardContextual"/>
            </w:rPr>
          </w:pPr>
          <w:hyperlink w:anchor="_Toc151923268" w:history="1">
            <w:r w:rsidR="00ED30F1" w:rsidRPr="00CC51C1">
              <w:rPr>
                <w:rStyle w:val="Hyperlink"/>
                <w:noProof/>
              </w:rPr>
              <w:t>Concept 1: Full Model</w:t>
            </w:r>
            <w:r w:rsidR="00ED30F1">
              <w:rPr>
                <w:noProof/>
                <w:webHidden/>
              </w:rPr>
              <w:tab/>
            </w:r>
            <w:r w:rsidR="00ED30F1">
              <w:rPr>
                <w:noProof/>
                <w:webHidden/>
              </w:rPr>
              <w:fldChar w:fldCharType="begin"/>
            </w:r>
            <w:r w:rsidR="00ED30F1">
              <w:rPr>
                <w:noProof/>
                <w:webHidden/>
              </w:rPr>
              <w:instrText xml:space="preserve"> PAGEREF _Toc151923268 \h </w:instrText>
            </w:r>
            <w:r w:rsidR="00ED30F1">
              <w:rPr>
                <w:noProof/>
                <w:webHidden/>
              </w:rPr>
            </w:r>
            <w:r w:rsidR="00ED30F1">
              <w:rPr>
                <w:noProof/>
                <w:webHidden/>
              </w:rPr>
              <w:fldChar w:fldCharType="separate"/>
            </w:r>
            <w:r w:rsidR="00ED30F1">
              <w:rPr>
                <w:noProof/>
                <w:webHidden/>
              </w:rPr>
              <w:t>16</w:t>
            </w:r>
            <w:r w:rsidR="00ED30F1">
              <w:rPr>
                <w:noProof/>
                <w:webHidden/>
              </w:rPr>
              <w:fldChar w:fldCharType="end"/>
            </w:r>
          </w:hyperlink>
        </w:p>
        <w:p w14:paraId="54A0D4FD" w14:textId="02A38899" w:rsidR="00ED30F1" w:rsidRDefault="00000000">
          <w:pPr>
            <w:pStyle w:val="TOC3"/>
            <w:tabs>
              <w:tab w:val="right" w:pos="8630"/>
            </w:tabs>
            <w:rPr>
              <w:rFonts w:asciiTheme="minorHAnsi" w:eastAsiaTheme="minorEastAsia" w:hAnsiTheme="minorHAnsi" w:cstheme="minorBidi"/>
              <w:noProof/>
              <w:kern w:val="2"/>
              <w:sz w:val="24"/>
              <w:szCs w:val="24"/>
              <w14:ligatures w14:val="standardContextual"/>
            </w:rPr>
          </w:pPr>
          <w:hyperlink w:anchor="_Toc151923269" w:history="1">
            <w:r w:rsidR="00ED30F1" w:rsidRPr="00CC51C1">
              <w:rPr>
                <w:rStyle w:val="Hyperlink"/>
                <w:noProof/>
              </w:rPr>
              <w:t>Concept 2: Modified Taylor Rule</w:t>
            </w:r>
            <w:r w:rsidR="00ED30F1">
              <w:rPr>
                <w:noProof/>
                <w:webHidden/>
              </w:rPr>
              <w:tab/>
            </w:r>
            <w:r w:rsidR="00ED30F1">
              <w:rPr>
                <w:noProof/>
                <w:webHidden/>
              </w:rPr>
              <w:fldChar w:fldCharType="begin"/>
            </w:r>
            <w:r w:rsidR="00ED30F1">
              <w:rPr>
                <w:noProof/>
                <w:webHidden/>
              </w:rPr>
              <w:instrText xml:space="preserve"> PAGEREF _Toc151923269 \h </w:instrText>
            </w:r>
            <w:r w:rsidR="00ED30F1">
              <w:rPr>
                <w:noProof/>
                <w:webHidden/>
              </w:rPr>
            </w:r>
            <w:r w:rsidR="00ED30F1">
              <w:rPr>
                <w:noProof/>
                <w:webHidden/>
              </w:rPr>
              <w:fldChar w:fldCharType="separate"/>
            </w:r>
            <w:r w:rsidR="00ED30F1">
              <w:rPr>
                <w:noProof/>
                <w:webHidden/>
              </w:rPr>
              <w:t>18</w:t>
            </w:r>
            <w:r w:rsidR="00ED30F1">
              <w:rPr>
                <w:noProof/>
                <w:webHidden/>
              </w:rPr>
              <w:fldChar w:fldCharType="end"/>
            </w:r>
          </w:hyperlink>
        </w:p>
        <w:p w14:paraId="3917C49A" w14:textId="3B993C60" w:rsidR="00ED30F1" w:rsidRDefault="00000000">
          <w:pPr>
            <w:pStyle w:val="TOC3"/>
            <w:tabs>
              <w:tab w:val="right" w:pos="8630"/>
            </w:tabs>
            <w:rPr>
              <w:rFonts w:asciiTheme="minorHAnsi" w:eastAsiaTheme="minorEastAsia" w:hAnsiTheme="minorHAnsi" w:cstheme="minorBidi"/>
              <w:noProof/>
              <w:kern w:val="2"/>
              <w:sz w:val="24"/>
              <w:szCs w:val="24"/>
              <w14:ligatures w14:val="standardContextual"/>
            </w:rPr>
          </w:pPr>
          <w:hyperlink w:anchor="_Toc151923270" w:history="1">
            <w:r w:rsidR="00ED30F1" w:rsidRPr="00CC51C1">
              <w:rPr>
                <w:rStyle w:val="Hyperlink"/>
                <w:noProof/>
              </w:rPr>
              <w:t>Concept 3: Recession Model</w:t>
            </w:r>
            <w:r w:rsidR="00ED30F1">
              <w:rPr>
                <w:noProof/>
                <w:webHidden/>
              </w:rPr>
              <w:tab/>
            </w:r>
            <w:r w:rsidR="00ED30F1">
              <w:rPr>
                <w:noProof/>
                <w:webHidden/>
              </w:rPr>
              <w:fldChar w:fldCharType="begin"/>
            </w:r>
            <w:r w:rsidR="00ED30F1">
              <w:rPr>
                <w:noProof/>
                <w:webHidden/>
              </w:rPr>
              <w:instrText xml:space="preserve"> PAGEREF _Toc151923270 \h </w:instrText>
            </w:r>
            <w:r w:rsidR="00ED30F1">
              <w:rPr>
                <w:noProof/>
                <w:webHidden/>
              </w:rPr>
            </w:r>
            <w:r w:rsidR="00ED30F1">
              <w:rPr>
                <w:noProof/>
                <w:webHidden/>
              </w:rPr>
              <w:fldChar w:fldCharType="separate"/>
            </w:r>
            <w:r w:rsidR="00ED30F1">
              <w:rPr>
                <w:noProof/>
                <w:webHidden/>
              </w:rPr>
              <w:t>22</w:t>
            </w:r>
            <w:r w:rsidR="00ED30F1">
              <w:rPr>
                <w:noProof/>
                <w:webHidden/>
              </w:rPr>
              <w:fldChar w:fldCharType="end"/>
            </w:r>
          </w:hyperlink>
        </w:p>
        <w:p w14:paraId="5FDE27DA" w14:textId="27C96156" w:rsidR="00ED30F1" w:rsidRDefault="00000000">
          <w:pPr>
            <w:pStyle w:val="TOC3"/>
            <w:tabs>
              <w:tab w:val="right" w:pos="8630"/>
            </w:tabs>
            <w:rPr>
              <w:rFonts w:asciiTheme="minorHAnsi" w:eastAsiaTheme="minorEastAsia" w:hAnsiTheme="minorHAnsi" w:cstheme="minorBidi"/>
              <w:noProof/>
              <w:kern w:val="2"/>
              <w:sz w:val="24"/>
              <w:szCs w:val="24"/>
              <w14:ligatures w14:val="standardContextual"/>
            </w:rPr>
          </w:pPr>
          <w:hyperlink w:anchor="_Toc151923271" w:history="1">
            <w:r w:rsidR="00ED30F1" w:rsidRPr="00CC51C1">
              <w:rPr>
                <w:rStyle w:val="Hyperlink"/>
                <w:noProof/>
              </w:rPr>
              <w:t>The Composition of the Federal Open Market Committee</w:t>
            </w:r>
            <w:r w:rsidR="00ED30F1">
              <w:rPr>
                <w:noProof/>
                <w:webHidden/>
              </w:rPr>
              <w:tab/>
            </w:r>
            <w:r w:rsidR="00ED30F1">
              <w:rPr>
                <w:noProof/>
                <w:webHidden/>
              </w:rPr>
              <w:fldChar w:fldCharType="begin"/>
            </w:r>
            <w:r w:rsidR="00ED30F1">
              <w:rPr>
                <w:noProof/>
                <w:webHidden/>
              </w:rPr>
              <w:instrText xml:space="preserve"> PAGEREF _Toc151923271 \h </w:instrText>
            </w:r>
            <w:r w:rsidR="00ED30F1">
              <w:rPr>
                <w:noProof/>
                <w:webHidden/>
              </w:rPr>
            </w:r>
            <w:r w:rsidR="00ED30F1">
              <w:rPr>
                <w:noProof/>
                <w:webHidden/>
              </w:rPr>
              <w:fldChar w:fldCharType="separate"/>
            </w:r>
            <w:r w:rsidR="00ED30F1">
              <w:rPr>
                <w:noProof/>
                <w:webHidden/>
              </w:rPr>
              <w:t>24</w:t>
            </w:r>
            <w:r w:rsidR="00ED30F1">
              <w:rPr>
                <w:noProof/>
                <w:webHidden/>
              </w:rPr>
              <w:fldChar w:fldCharType="end"/>
            </w:r>
          </w:hyperlink>
        </w:p>
        <w:p w14:paraId="68ABC337" w14:textId="2D25FA64" w:rsidR="00ED30F1" w:rsidRDefault="00000000">
          <w:pPr>
            <w:pStyle w:val="TOC2"/>
            <w:tabs>
              <w:tab w:val="right" w:pos="8630"/>
            </w:tabs>
            <w:rPr>
              <w:rFonts w:asciiTheme="minorHAnsi" w:eastAsiaTheme="minorEastAsia" w:hAnsiTheme="minorHAnsi" w:cstheme="minorBidi"/>
              <w:b w:val="0"/>
              <w:noProof/>
              <w:kern w:val="2"/>
              <w:sz w:val="24"/>
              <w:szCs w:val="24"/>
              <w14:ligatures w14:val="standardContextual"/>
            </w:rPr>
          </w:pPr>
          <w:hyperlink w:anchor="_Toc151923272" w:history="1">
            <w:r w:rsidR="00ED30F1" w:rsidRPr="00CC51C1">
              <w:rPr>
                <w:rStyle w:val="Hyperlink"/>
                <w:noProof/>
              </w:rPr>
              <w:t>Resul</w:t>
            </w:r>
            <w:r w:rsidR="00ED30F1" w:rsidRPr="00CC51C1">
              <w:rPr>
                <w:rStyle w:val="Hyperlink"/>
                <w:noProof/>
              </w:rPr>
              <w:t>t</w:t>
            </w:r>
            <w:r w:rsidR="00ED30F1" w:rsidRPr="00CC51C1">
              <w:rPr>
                <w:rStyle w:val="Hyperlink"/>
                <w:noProof/>
              </w:rPr>
              <w:t>s</w:t>
            </w:r>
            <w:r w:rsidR="00ED30F1">
              <w:rPr>
                <w:noProof/>
                <w:webHidden/>
              </w:rPr>
              <w:tab/>
            </w:r>
            <w:r w:rsidR="00ED30F1">
              <w:rPr>
                <w:noProof/>
                <w:webHidden/>
              </w:rPr>
              <w:fldChar w:fldCharType="begin"/>
            </w:r>
            <w:r w:rsidR="00ED30F1">
              <w:rPr>
                <w:noProof/>
                <w:webHidden/>
              </w:rPr>
              <w:instrText xml:space="preserve"> PAGEREF _Toc151923272 \h </w:instrText>
            </w:r>
            <w:r w:rsidR="00ED30F1">
              <w:rPr>
                <w:noProof/>
                <w:webHidden/>
              </w:rPr>
            </w:r>
            <w:r w:rsidR="00ED30F1">
              <w:rPr>
                <w:noProof/>
                <w:webHidden/>
              </w:rPr>
              <w:fldChar w:fldCharType="separate"/>
            </w:r>
            <w:r w:rsidR="00ED30F1">
              <w:rPr>
                <w:noProof/>
                <w:webHidden/>
              </w:rPr>
              <w:t>26</w:t>
            </w:r>
            <w:r w:rsidR="00ED30F1">
              <w:rPr>
                <w:noProof/>
                <w:webHidden/>
              </w:rPr>
              <w:fldChar w:fldCharType="end"/>
            </w:r>
          </w:hyperlink>
        </w:p>
        <w:p w14:paraId="206CF9D6" w14:textId="0D698307" w:rsidR="00ED30F1" w:rsidRDefault="00000000">
          <w:pPr>
            <w:pStyle w:val="TOC1"/>
            <w:rPr>
              <w:rFonts w:asciiTheme="minorHAnsi" w:eastAsiaTheme="minorEastAsia" w:hAnsiTheme="minorHAnsi" w:cstheme="minorBidi"/>
              <w:noProof/>
              <w:kern w:val="2"/>
              <w:sz w:val="24"/>
              <w:szCs w:val="24"/>
              <w:u w:val="none"/>
              <w14:ligatures w14:val="standardContextual"/>
            </w:rPr>
          </w:pPr>
          <w:hyperlink w:anchor="_Toc151923273" w:history="1">
            <w:r w:rsidR="00ED30F1" w:rsidRPr="00CC51C1">
              <w:rPr>
                <w:rStyle w:val="Hyperlink"/>
                <w:noProof/>
              </w:rPr>
              <w:t>Conclusion</w:t>
            </w:r>
            <w:r w:rsidR="00ED30F1">
              <w:rPr>
                <w:noProof/>
                <w:webHidden/>
              </w:rPr>
              <w:tab/>
            </w:r>
            <w:r w:rsidR="00ED30F1">
              <w:rPr>
                <w:noProof/>
                <w:webHidden/>
              </w:rPr>
              <w:fldChar w:fldCharType="begin"/>
            </w:r>
            <w:r w:rsidR="00ED30F1">
              <w:rPr>
                <w:noProof/>
                <w:webHidden/>
              </w:rPr>
              <w:instrText xml:space="preserve"> PAGEREF _Toc151923273 \h </w:instrText>
            </w:r>
            <w:r w:rsidR="00ED30F1">
              <w:rPr>
                <w:noProof/>
                <w:webHidden/>
              </w:rPr>
            </w:r>
            <w:r w:rsidR="00ED30F1">
              <w:rPr>
                <w:noProof/>
                <w:webHidden/>
              </w:rPr>
              <w:fldChar w:fldCharType="separate"/>
            </w:r>
            <w:r w:rsidR="00ED30F1">
              <w:rPr>
                <w:noProof/>
                <w:webHidden/>
              </w:rPr>
              <w:t>27</w:t>
            </w:r>
            <w:r w:rsidR="00ED30F1">
              <w:rPr>
                <w:noProof/>
                <w:webHidden/>
              </w:rPr>
              <w:fldChar w:fldCharType="end"/>
            </w:r>
          </w:hyperlink>
        </w:p>
        <w:p w14:paraId="0FB94CF4" w14:textId="45161EB7" w:rsidR="00ED30F1" w:rsidRDefault="00000000">
          <w:pPr>
            <w:pStyle w:val="TOC1"/>
            <w:rPr>
              <w:rFonts w:asciiTheme="minorHAnsi" w:eastAsiaTheme="minorEastAsia" w:hAnsiTheme="minorHAnsi" w:cstheme="minorBidi"/>
              <w:noProof/>
              <w:kern w:val="2"/>
              <w:sz w:val="24"/>
              <w:szCs w:val="24"/>
              <w:u w:val="none"/>
              <w14:ligatures w14:val="standardContextual"/>
            </w:rPr>
          </w:pPr>
          <w:hyperlink w:anchor="_Toc151923274" w:history="1">
            <w:r w:rsidR="00ED30F1" w:rsidRPr="00CC51C1">
              <w:rPr>
                <w:rStyle w:val="Hyperlink"/>
                <w:noProof/>
              </w:rPr>
              <w:t>Appendix A: Model Performance</w:t>
            </w:r>
            <w:r w:rsidR="00ED30F1">
              <w:rPr>
                <w:noProof/>
                <w:webHidden/>
              </w:rPr>
              <w:tab/>
            </w:r>
            <w:r w:rsidR="00ED30F1">
              <w:rPr>
                <w:noProof/>
                <w:webHidden/>
              </w:rPr>
              <w:fldChar w:fldCharType="begin"/>
            </w:r>
            <w:r w:rsidR="00ED30F1">
              <w:rPr>
                <w:noProof/>
                <w:webHidden/>
              </w:rPr>
              <w:instrText xml:space="preserve"> PAGEREF _Toc151923274 \h </w:instrText>
            </w:r>
            <w:r w:rsidR="00ED30F1">
              <w:rPr>
                <w:noProof/>
                <w:webHidden/>
              </w:rPr>
            </w:r>
            <w:r w:rsidR="00ED30F1">
              <w:rPr>
                <w:noProof/>
                <w:webHidden/>
              </w:rPr>
              <w:fldChar w:fldCharType="separate"/>
            </w:r>
            <w:r w:rsidR="00ED30F1">
              <w:rPr>
                <w:noProof/>
                <w:webHidden/>
              </w:rPr>
              <w:t>29</w:t>
            </w:r>
            <w:r w:rsidR="00ED30F1">
              <w:rPr>
                <w:noProof/>
                <w:webHidden/>
              </w:rPr>
              <w:fldChar w:fldCharType="end"/>
            </w:r>
          </w:hyperlink>
        </w:p>
        <w:p w14:paraId="52C9E7AF" w14:textId="03EEFBD0" w:rsidR="00ED30F1" w:rsidRDefault="00000000">
          <w:pPr>
            <w:pStyle w:val="TOC2"/>
            <w:tabs>
              <w:tab w:val="right" w:pos="8630"/>
            </w:tabs>
            <w:rPr>
              <w:rFonts w:asciiTheme="minorHAnsi" w:eastAsiaTheme="minorEastAsia" w:hAnsiTheme="minorHAnsi" w:cstheme="minorBidi"/>
              <w:b w:val="0"/>
              <w:noProof/>
              <w:kern w:val="2"/>
              <w:sz w:val="24"/>
              <w:szCs w:val="24"/>
              <w14:ligatures w14:val="standardContextual"/>
            </w:rPr>
          </w:pPr>
          <w:hyperlink w:anchor="_Toc151923275" w:history="1">
            <w:r w:rsidR="00ED30F1" w:rsidRPr="00CC51C1">
              <w:rPr>
                <w:rStyle w:val="Hyperlink"/>
                <w:noProof/>
              </w:rPr>
              <w:t>Concept 1: Full Model</w:t>
            </w:r>
            <w:r w:rsidR="00ED30F1">
              <w:rPr>
                <w:noProof/>
                <w:webHidden/>
              </w:rPr>
              <w:tab/>
            </w:r>
            <w:r w:rsidR="00ED30F1">
              <w:rPr>
                <w:noProof/>
                <w:webHidden/>
              </w:rPr>
              <w:fldChar w:fldCharType="begin"/>
            </w:r>
            <w:r w:rsidR="00ED30F1">
              <w:rPr>
                <w:noProof/>
                <w:webHidden/>
              </w:rPr>
              <w:instrText xml:space="preserve"> PAGEREF _Toc151923275 \h </w:instrText>
            </w:r>
            <w:r w:rsidR="00ED30F1">
              <w:rPr>
                <w:noProof/>
                <w:webHidden/>
              </w:rPr>
            </w:r>
            <w:r w:rsidR="00ED30F1">
              <w:rPr>
                <w:noProof/>
                <w:webHidden/>
              </w:rPr>
              <w:fldChar w:fldCharType="separate"/>
            </w:r>
            <w:r w:rsidR="00ED30F1">
              <w:rPr>
                <w:noProof/>
                <w:webHidden/>
              </w:rPr>
              <w:t>29</w:t>
            </w:r>
            <w:r w:rsidR="00ED30F1">
              <w:rPr>
                <w:noProof/>
                <w:webHidden/>
              </w:rPr>
              <w:fldChar w:fldCharType="end"/>
            </w:r>
          </w:hyperlink>
        </w:p>
        <w:p w14:paraId="26CA0383" w14:textId="385859F0" w:rsidR="00ED30F1" w:rsidRDefault="00000000">
          <w:pPr>
            <w:pStyle w:val="TOC3"/>
            <w:tabs>
              <w:tab w:val="right" w:pos="8630"/>
            </w:tabs>
            <w:rPr>
              <w:rFonts w:asciiTheme="minorHAnsi" w:eastAsiaTheme="minorEastAsia" w:hAnsiTheme="minorHAnsi" w:cstheme="minorBidi"/>
              <w:noProof/>
              <w:kern w:val="2"/>
              <w:sz w:val="24"/>
              <w:szCs w:val="24"/>
              <w14:ligatures w14:val="standardContextual"/>
            </w:rPr>
          </w:pPr>
          <w:hyperlink w:anchor="_Toc151923276" w:history="1">
            <w:r w:rsidR="00ED30F1" w:rsidRPr="00CC51C1">
              <w:rPr>
                <w:rStyle w:val="Hyperlink"/>
                <w:noProof/>
              </w:rPr>
              <w:t>Lasso Regression Model</w:t>
            </w:r>
            <w:r w:rsidR="00ED30F1">
              <w:rPr>
                <w:noProof/>
                <w:webHidden/>
              </w:rPr>
              <w:tab/>
            </w:r>
            <w:r w:rsidR="00ED30F1">
              <w:rPr>
                <w:noProof/>
                <w:webHidden/>
              </w:rPr>
              <w:fldChar w:fldCharType="begin"/>
            </w:r>
            <w:r w:rsidR="00ED30F1">
              <w:rPr>
                <w:noProof/>
                <w:webHidden/>
              </w:rPr>
              <w:instrText xml:space="preserve"> PAGEREF _Toc151923276 \h </w:instrText>
            </w:r>
            <w:r w:rsidR="00ED30F1">
              <w:rPr>
                <w:noProof/>
                <w:webHidden/>
              </w:rPr>
            </w:r>
            <w:r w:rsidR="00ED30F1">
              <w:rPr>
                <w:noProof/>
                <w:webHidden/>
              </w:rPr>
              <w:fldChar w:fldCharType="separate"/>
            </w:r>
            <w:r w:rsidR="00ED30F1">
              <w:rPr>
                <w:noProof/>
                <w:webHidden/>
              </w:rPr>
              <w:t>29</w:t>
            </w:r>
            <w:r w:rsidR="00ED30F1">
              <w:rPr>
                <w:noProof/>
                <w:webHidden/>
              </w:rPr>
              <w:fldChar w:fldCharType="end"/>
            </w:r>
          </w:hyperlink>
        </w:p>
        <w:p w14:paraId="2EF57163" w14:textId="2A04DCC0" w:rsidR="00ED30F1" w:rsidRDefault="00000000">
          <w:pPr>
            <w:pStyle w:val="TOC2"/>
            <w:tabs>
              <w:tab w:val="right" w:pos="8630"/>
            </w:tabs>
            <w:rPr>
              <w:rFonts w:asciiTheme="minorHAnsi" w:eastAsiaTheme="minorEastAsia" w:hAnsiTheme="minorHAnsi" w:cstheme="minorBidi"/>
              <w:b w:val="0"/>
              <w:noProof/>
              <w:kern w:val="2"/>
              <w:sz w:val="24"/>
              <w:szCs w:val="24"/>
              <w14:ligatures w14:val="standardContextual"/>
            </w:rPr>
          </w:pPr>
          <w:hyperlink w:anchor="_Toc151923277" w:history="1">
            <w:r w:rsidR="00ED30F1" w:rsidRPr="00CC51C1">
              <w:rPr>
                <w:rStyle w:val="Hyperlink"/>
                <w:noProof/>
              </w:rPr>
              <w:t>Concept 2: Modified Taylor Rule</w:t>
            </w:r>
            <w:r w:rsidR="00ED30F1">
              <w:rPr>
                <w:noProof/>
                <w:webHidden/>
              </w:rPr>
              <w:tab/>
            </w:r>
            <w:r w:rsidR="00ED30F1">
              <w:rPr>
                <w:noProof/>
                <w:webHidden/>
              </w:rPr>
              <w:fldChar w:fldCharType="begin"/>
            </w:r>
            <w:r w:rsidR="00ED30F1">
              <w:rPr>
                <w:noProof/>
                <w:webHidden/>
              </w:rPr>
              <w:instrText xml:space="preserve"> PAGEREF _Toc151923277 \h </w:instrText>
            </w:r>
            <w:r w:rsidR="00ED30F1">
              <w:rPr>
                <w:noProof/>
                <w:webHidden/>
              </w:rPr>
            </w:r>
            <w:r w:rsidR="00ED30F1">
              <w:rPr>
                <w:noProof/>
                <w:webHidden/>
              </w:rPr>
              <w:fldChar w:fldCharType="separate"/>
            </w:r>
            <w:r w:rsidR="00ED30F1">
              <w:rPr>
                <w:noProof/>
                <w:webHidden/>
              </w:rPr>
              <w:t>32</w:t>
            </w:r>
            <w:r w:rsidR="00ED30F1">
              <w:rPr>
                <w:noProof/>
                <w:webHidden/>
              </w:rPr>
              <w:fldChar w:fldCharType="end"/>
            </w:r>
          </w:hyperlink>
        </w:p>
        <w:p w14:paraId="190BB0AB" w14:textId="181C4B57" w:rsidR="00ED30F1" w:rsidRDefault="00000000">
          <w:pPr>
            <w:pStyle w:val="TOC3"/>
            <w:tabs>
              <w:tab w:val="right" w:pos="8630"/>
            </w:tabs>
            <w:rPr>
              <w:rFonts w:asciiTheme="minorHAnsi" w:eastAsiaTheme="minorEastAsia" w:hAnsiTheme="minorHAnsi" w:cstheme="minorBidi"/>
              <w:noProof/>
              <w:kern w:val="2"/>
              <w:sz w:val="24"/>
              <w:szCs w:val="24"/>
              <w14:ligatures w14:val="standardContextual"/>
            </w:rPr>
          </w:pPr>
          <w:hyperlink w:anchor="_Toc151923278" w:history="1">
            <w:r w:rsidR="00ED30F1" w:rsidRPr="00CC51C1">
              <w:rPr>
                <w:rStyle w:val="Hyperlink"/>
                <w:noProof/>
              </w:rPr>
              <w:t>OLS Regression Model</w:t>
            </w:r>
            <w:r w:rsidR="00ED30F1">
              <w:rPr>
                <w:noProof/>
                <w:webHidden/>
              </w:rPr>
              <w:tab/>
            </w:r>
            <w:r w:rsidR="00ED30F1">
              <w:rPr>
                <w:noProof/>
                <w:webHidden/>
              </w:rPr>
              <w:fldChar w:fldCharType="begin"/>
            </w:r>
            <w:r w:rsidR="00ED30F1">
              <w:rPr>
                <w:noProof/>
                <w:webHidden/>
              </w:rPr>
              <w:instrText xml:space="preserve"> PAGEREF _Toc151923278 \h </w:instrText>
            </w:r>
            <w:r w:rsidR="00ED30F1">
              <w:rPr>
                <w:noProof/>
                <w:webHidden/>
              </w:rPr>
            </w:r>
            <w:r w:rsidR="00ED30F1">
              <w:rPr>
                <w:noProof/>
                <w:webHidden/>
              </w:rPr>
              <w:fldChar w:fldCharType="separate"/>
            </w:r>
            <w:r w:rsidR="00ED30F1">
              <w:rPr>
                <w:noProof/>
                <w:webHidden/>
              </w:rPr>
              <w:t>33</w:t>
            </w:r>
            <w:r w:rsidR="00ED30F1">
              <w:rPr>
                <w:noProof/>
                <w:webHidden/>
              </w:rPr>
              <w:fldChar w:fldCharType="end"/>
            </w:r>
          </w:hyperlink>
        </w:p>
        <w:p w14:paraId="70855175" w14:textId="7760F6D9" w:rsidR="00ED30F1" w:rsidRDefault="00000000">
          <w:pPr>
            <w:pStyle w:val="TOC3"/>
            <w:tabs>
              <w:tab w:val="right" w:pos="8630"/>
            </w:tabs>
            <w:rPr>
              <w:rFonts w:asciiTheme="minorHAnsi" w:eastAsiaTheme="minorEastAsia" w:hAnsiTheme="minorHAnsi" w:cstheme="minorBidi"/>
              <w:noProof/>
              <w:kern w:val="2"/>
              <w:sz w:val="24"/>
              <w:szCs w:val="24"/>
              <w14:ligatures w14:val="standardContextual"/>
            </w:rPr>
          </w:pPr>
          <w:hyperlink w:anchor="_Toc151923279" w:history="1">
            <w:r w:rsidR="00ED30F1" w:rsidRPr="00CC51C1">
              <w:rPr>
                <w:rStyle w:val="Hyperlink"/>
                <w:noProof/>
              </w:rPr>
              <w:t>Lasso Regression Model</w:t>
            </w:r>
            <w:r w:rsidR="00ED30F1">
              <w:rPr>
                <w:noProof/>
                <w:webHidden/>
              </w:rPr>
              <w:tab/>
            </w:r>
            <w:r w:rsidR="00ED30F1">
              <w:rPr>
                <w:noProof/>
                <w:webHidden/>
              </w:rPr>
              <w:fldChar w:fldCharType="begin"/>
            </w:r>
            <w:r w:rsidR="00ED30F1">
              <w:rPr>
                <w:noProof/>
                <w:webHidden/>
              </w:rPr>
              <w:instrText xml:space="preserve"> PAGEREF _Toc151923279 \h </w:instrText>
            </w:r>
            <w:r w:rsidR="00ED30F1">
              <w:rPr>
                <w:noProof/>
                <w:webHidden/>
              </w:rPr>
            </w:r>
            <w:r w:rsidR="00ED30F1">
              <w:rPr>
                <w:noProof/>
                <w:webHidden/>
              </w:rPr>
              <w:fldChar w:fldCharType="separate"/>
            </w:r>
            <w:r w:rsidR="00ED30F1">
              <w:rPr>
                <w:noProof/>
                <w:webHidden/>
              </w:rPr>
              <w:t>34</w:t>
            </w:r>
            <w:r w:rsidR="00ED30F1">
              <w:rPr>
                <w:noProof/>
                <w:webHidden/>
              </w:rPr>
              <w:fldChar w:fldCharType="end"/>
            </w:r>
          </w:hyperlink>
        </w:p>
        <w:p w14:paraId="4592DE54" w14:textId="1DC85D2E" w:rsidR="00ED30F1" w:rsidRDefault="00000000">
          <w:pPr>
            <w:pStyle w:val="TOC2"/>
            <w:tabs>
              <w:tab w:val="right" w:pos="8630"/>
            </w:tabs>
            <w:rPr>
              <w:rFonts w:asciiTheme="minorHAnsi" w:eastAsiaTheme="minorEastAsia" w:hAnsiTheme="minorHAnsi" w:cstheme="minorBidi"/>
              <w:b w:val="0"/>
              <w:noProof/>
              <w:kern w:val="2"/>
              <w:sz w:val="24"/>
              <w:szCs w:val="24"/>
              <w14:ligatures w14:val="standardContextual"/>
            </w:rPr>
          </w:pPr>
          <w:hyperlink w:anchor="_Toc151923280" w:history="1">
            <w:r w:rsidR="00ED30F1" w:rsidRPr="00CC51C1">
              <w:rPr>
                <w:rStyle w:val="Hyperlink"/>
                <w:noProof/>
              </w:rPr>
              <w:t>Concept 3: Recession Model</w:t>
            </w:r>
            <w:r w:rsidR="00ED30F1">
              <w:rPr>
                <w:noProof/>
                <w:webHidden/>
              </w:rPr>
              <w:tab/>
            </w:r>
            <w:r w:rsidR="00ED30F1">
              <w:rPr>
                <w:noProof/>
                <w:webHidden/>
              </w:rPr>
              <w:fldChar w:fldCharType="begin"/>
            </w:r>
            <w:r w:rsidR="00ED30F1">
              <w:rPr>
                <w:noProof/>
                <w:webHidden/>
              </w:rPr>
              <w:instrText xml:space="preserve"> PAGEREF _Toc151923280 \h </w:instrText>
            </w:r>
            <w:r w:rsidR="00ED30F1">
              <w:rPr>
                <w:noProof/>
                <w:webHidden/>
              </w:rPr>
            </w:r>
            <w:r w:rsidR="00ED30F1">
              <w:rPr>
                <w:noProof/>
                <w:webHidden/>
              </w:rPr>
              <w:fldChar w:fldCharType="separate"/>
            </w:r>
            <w:r w:rsidR="00ED30F1">
              <w:rPr>
                <w:noProof/>
                <w:webHidden/>
              </w:rPr>
              <w:t>37</w:t>
            </w:r>
            <w:r w:rsidR="00ED30F1">
              <w:rPr>
                <w:noProof/>
                <w:webHidden/>
              </w:rPr>
              <w:fldChar w:fldCharType="end"/>
            </w:r>
          </w:hyperlink>
        </w:p>
        <w:p w14:paraId="2E681ADA" w14:textId="519CF569" w:rsidR="00ED30F1" w:rsidRDefault="00000000">
          <w:pPr>
            <w:pStyle w:val="TOC3"/>
            <w:tabs>
              <w:tab w:val="right" w:pos="8630"/>
            </w:tabs>
            <w:rPr>
              <w:rFonts w:asciiTheme="minorHAnsi" w:eastAsiaTheme="minorEastAsia" w:hAnsiTheme="minorHAnsi" w:cstheme="minorBidi"/>
              <w:noProof/>
              <w:kern w:val="2"/>
              <w:sz w:val="24"/>
              <w:szCs w:val="24"/>
              <w14:ligatures w14:val="standardContextual"/>
            </w:rPr>
          </w:pPr>
          <w:hyperlink w:anchor="_Toc151923281" w:history="1">
            <w:r w:rsidR="00ED30F1" w:rsidRPr="00CC51C1">
              <w:rPr>
                <w:rStyle w:val="Hyperlink"/>
                <w:noProof/>
              </w:rPr>
              <w:t>OLS Regression Model</w:t>
            </w:r>
            <w:r w:rsidR="00ED30F1">
              <w:rPr>
                <w:noProof/>
                <w:webHidden/>
              </w:rPr>
              <w:tab/>
            </w:r>
            <w:r w:rsidR="00ED30F1">
              <w:rPr>
                <w:noProof/>
                <w:webHidden/>
              </w:rPr>
              <w:fldChar w:fldCharType="begin"/>
            </w:r>
            <w:r w:rsidR="00ED30F1">
              <w:rPr>
                <w:noProof/>
                <w:webHidden/>
              </w:rPr>
              <w:instrText xml:space="preserve"> PAGEREF _Toc151923281 \h </w:instrText>
            </w:r>
            <w:r w:rsidR="00ED30F1">
              <w:rPr>
                <w:noProof/>
                <w:webHidden/>
              </w:rPr>
            </w:r>
            <w:r w:rsidR="00ED30F1">
              <w:rPr>
                <w:noProof/>
                <w:webHidden/>
              </w:rPr>
              <w:fldChar w:fldCharType="separate"/>
            </w:r>
            <w:r w:rsidR="00ED30F1">
              <w:rPr>
                <w:noProof/>
                <w:webHidden/>
              </w:rPr>
              <w:t>38</w:t>
            </w:r>
            <w:r w:rsidR="00ED30F1">
              <w:rPr>
                <w:noProof/>
                <w:webHidden/>
              </w:rPr>
              <w:fldChar w:fldCharType="end"/>
            </w:r>
          </w:hyperlink>
        </w:p>
        <w:p w14:paraId="6ADAEAF8" w14:textId="6A5390E9" w:rsidR="00ED30F1" w:rsidRDefault="00000000">
          <w:pPr>
            <w:pStyle w:val="TOC3"/>
            <w:tabs>
              <w:tab w:val="right" w:pos="8630"/>
            </w:tabs>
            <w:rPr>
              <w:rFonts w:asciiTheme="minorHAnsi" w:eastAsiaTheme="minorEastAsia" w:hAnsiTheme="minorHAnsi" w:cstheme="minorBidi"/>
              <w:noProof/>
              <w:kern w:val="2"/>
              <w:sz w:val="24"/>
              <w:szCs w:val="24"/>
              <w14:ligatures w14:val="standardContextual"/>
            </w:rPr>
          </w:pPr>
          <w:hyperlink w:anchor="_Toc151923282" w:history="1">
            <w:r w:rsidR="00ED30F1" w:rsidRPr="00CC51C1">
              <w:rPr>
                <w:rStyle w:val="Hyperlink"/>
                <w:noProof/>
              </w:rPr>
              <w:t>Lasso Regression Model</w:t>
            </w:r>
            <w:r w:rsidR="00ED30F1">
              <w:rPr>
                <w:noProof/>
                <w:webHidden/>
              </w:rPr>
              <w:tab/>
            </w:r>
            <w:r w:rsidR="00ED30F1">
              <w:rPr>
                <w:noProof/>
                <w:webHidden/>
              </w:rPr>
              <w:fldChar w:fldCharType="begin"/>
            </w:r>
            <w:r w:rsidR="00ED30F1">
              <w:rPr>
                <w:noProof/>
                <w:webHidden/>
              </w:rPr>
              <w:instrText xml:space="preserve"> PAGEREF _Toc151923282 \h </w:instrText>
            </w:r>
            <w:r w:rsidR="00ED30F1">
              <w:rPr>
                <w:noProof/>
                <w:webHidden/>
              </w:rPr>
            </w:r>
            <w:r w:rsidR="00ED30F1">
              <w:rPr>
                <w:noProof/>
                <w:webHidden/>
              </w:rPr>
              <w:fldChar w:fldCharType="separate"/>
            </w:r>
            <w:r w:rsidR="00ED30F1">
              <w:rPr>
                <w:noProof/>
                <w:webHidden/>
              </w:rPr>
              <w:t>38</w:t>
            </w:r>
            <w:r w:rsidR="00ED30F1">
              <w:rPr>
                <w:noProof/>
                <w:webHidden/>
              </w:rPr>
              <w:fldChar w:fldCharType="end"/>
            </w:r>
          </w:hyperlink>
        </w:p>
        <w:p w14:paraId="6B751AC3" w14:textId="43C0660D" w:rsidR="00ED30F1" w:rsidRDefault="00000000">
          <w:pPr>
            <w:pStyle w:val="TOC2"/>
            <w:tabs>
              <w:tab w:val="right" w:pos="8630"/>
            </w:tabs>
            <w:rPr>
              <w:rFonts w:asciiTheme="minorHAnsi" w:eastAsiaTheme="minorEastAsia" w:hAnsiTheme="minorHAnsi" w:cstheme="minorBidi"/>
              <w:b w:val="0"/>
              <w:noProof/>
              <w:kern w:val="2"/>
              <w:sz w:val="24"/>
              <w:szCs w:val="24"/>
              <w14:ligatures w14:val="standardContextual"/>
            </w:rPr>
          </w:pPr>
          <w:hyperlink w:anchor="_Toc151923283" w:history="1">
            <w:r w:rsidR="00ED30F1" w:rsidRPr="00CC51C1">
              <w:rPr>
                <w:rStyle w:val="Hyperlink"/>
                <w:noProof/>
              </w:rPr>
              <w:t>Concept 4: Simplified Model</w:t>
            </w:r>
            <w:r w:rsidR="00ED30F1">
              <w:rPr>
                <w:noProof/>
                <w:webHidden/>
              </w:rPr>
              <w:tab/>
            </w:r>
            <w:r w:rsidR="00ED30F1">
              <w:rPr>
                <w:noProof/>
                <w:webHidden/>
              </w:rPr>
              <w:fldChar w:fldCharType="begin"/>
            </w:r>
            <w:r w:rsidR="00ED30F1">
              <w:rPr>
                <w:noProof/>
                <w:webHidden/>
              </w:rPr>
              <w:instrText xml:space="preserve"> PAGEREF _Toc151923283 \h </w:instrText>
            </w:r>
            <w:r w:rsidR="00ED30F1">
              <w:rPr>
                <w:noProof/>
                <w:webHidden/>
              </w:rPr>
            </w:r>
            <w:r w:rsidR="00ED30F1">
              <w:rPr>
                <w:noProof/>
                <w:webHidden/>
              </w:rPr>
              <w:fldChar w:fldCharType="separate"/>
            </w:r>
            <w:r w:rsidR="00ED30F1">
              <w:rPr>
                <w:noProof/>
                <w:webHidden/>
              </w:rPr>
              <w:t>41</w:t>
            </w:r>
            <w:r w:rsidR="00ED30F1">
              <w:rPr>
                <w:noProof/>
                <w:webHidden/>
              </w:rPr>
              <w:fldChar w:fldCharType="end"/>
            </w:r>
          </w:hyperlink>
        </w:p>
        <w:p w14:paraId="06908F9F" w14:textId="176FA9F5" w:rsidR="00ED30F1" w:rsidRDefault="00000000">
          <w:pPr>
            <w:pStyle w:val="TOC1"/>
            <w:rPr>
              <w:rFonts w:asciiTheme="minorHAnsi" w:eastAsiaTheme="minorEastAsia" w:hAnsiTheme="minorHAnsi" w:cstheme="minorBidi"/>
              <w:noProof/>
              <w:kern w:val="2"/>
              <w:sz w:val="24"/>
              <w:szCs w:val="24"/>
              <w:u w:val="none"/>
              <w14:ligatures w14:val="standardContextual"/>
            </w:rPr>
          </w:pPr>
          <w:hyperlink w:anchor="_Toc151923284" w:history="1">
            <w:r w:rsidR="00ED30F1" w:rsidRPr="00CC51C1">
              <w:rPr>
                <w:rStyle w:val="Hyperlink"/>
                <w:noProof/>
              </w:rPr>
              <w:t>References</w:t>
            </w:r>
            <w:r w:rsidR="00ED30F1">
              <w:rPr>
                <w:noProof/>
                <w:webHidden/>
              </w:rPr>
              <w:tab/>
            </w:r>
            <w:r w:rsidR="00ED30F1">
              <w:rPr>
                <w:noProof/>
                <w:webHidden/>
              </w:rPr>
              <w:fldChar w:fldCharType="begin"/>
            </w:r>
            <w:r w:rsidR="00ED30F1">
              <w:rPr>
                <w:noProof/>
                <w:webHidden/>
              </w:rPr>
              <w:instrText xml:space="preserve"> PAGEREF _Toc151923284 \h </w:instrText>
            </w:r>
            <w:r w:rsidR="00ED30F1">
              <w:rPr>
                <w:noProof/>
                <w:webHidden/>
              </w:rPr>
            </w:r>
            <w:r w:rsidR="00ED30F1">
              <w:rPr>
                <w:noProof/>
                <w:webHidden/>
              </w:rPr>
              <w:fldChar w:fldCharType="separate"/>
            </w:r>
            <w:r w:rsidR="00ED30F1">
              <w:rPr>
                <w:noProof/>
                <w:webHidden/>
              </w:rPr>
              <w:t>42</w:t>
            </w:r>
            <w:r w:rsidR="00ED30F1">
              <w:rPr>
                <w:noProof/>
                <w:webHidden/>
              </w:rPr>
              <w:fldChar w:fldCharType="end"/>
            </w:r>
          </w:hyperlink>
        </w:p>
        <w:p w14:paraId="72E28613" w14:textId="75FC207C" w:rsidR="00ED30F1" w:rsidRDefault="00000000">
          <w:pPr>
            <w:pStyle w:val="TOC1"/>
            <w:rPr>
              <w:rFonts w:asciiTheme="minorHAnsi" w:eastAsiaTheme="minorEastAsia" w:hAnsiTheme="minorHAnsi" w:cstheme="minorBidi"/>
              <w:noProof/>
              <w:kern w:val="2"/>
              <w:sz w:val="24"/>
              <w:szCs w:val="24"/>
              <w:u w:val="none"/>
              <w14:ligatures w14:val="standardContextual"/>
            </w:rPr>
          </w:pPr>
          <w:hyperlink w:anchor="_Toc151923285" w:history="1">
            <w:r w:rsidR="00ED30F1" w:rsidRPr="00CC51C1">
              <w:rPr>
                <w:rStyle w:val="Hyperlink"/>
                <w:noProof/>
              </w:rPr>
              <w:t>Figures</w:t>
            </w:r>
            <w:r w:rsidR="00ED30F1">
              <w:rPr>
                <w:noProof/>
                <w:webHidden/>
              </w:rPr>
              <w:tab/>
            </w:r>
            <w:r w:rsidR="00ED30F1">
              <w:rPr>
                <w:noProof/>
                <w:webHidden/>
              </w:rPr>
              <w:fldChar w:fldCharType="begin"/>
            </w:r>
            <w:r w:rsidR="00ED30F1">
              <w:rPr>
                <w:noProof/>
                <w:webHidden/>
              </w:rPr>
              <w:instrText xml:space="preserve"> PAGEREF _Toc151923285 \h </w:instrText>
            </w:r>
            <w:r w:rsidR="00ED30F1">
              <w:rPr>
                <w:noProof/>
                <w:webHidden/>
              </w:rPr>
            </w:r>
            <w:r w:rsidR="00ED30F1">
              <w:rPr>
                <w:noProof/>
                <w:webHidden/>
              </w:rPr>
              <w:fldChar w:fldCharType="separate"/>
            </w:r>
            <w:r w:rsidR="00ED30F1">
              <w:rPr>
                <w:noProof/>
                <w:webHidden/>
              </w:rPr>
              <w:t>45</w:t>
            </w:r>
            <w:r w:rsidR="00ED30F1">
              <w:rPr>
                <w:noProof/>
                <w:webHidden/>
              </w:rPr>
              <w:fldChar w:fldCharType="end"/>
            </w:r>
          </w:hyperlink>
        </w:p>
        <w:p w14:paraId="1EC8A560" w14:textId="773E7365" w:rsidR="00EF48FD" w:rsidRDefault="00715C15">
          <w:pPr>
            <w:widowControl w:val="0"/>
            <w:tabs>
              <w:tab w:val="right" w:leader="dot" w:pos="12000"/>
            </w:tabs>
            <w:spacing w:before="60" w:after="0" w:line="240" w:lineRule="auto"/>
            <w:rPr>
              <w:rFonts w:ascii="Arial" w:eastAsia="Arial" w:hAnsi="Arial" w:cs="Arial"/>
              <w:b/>
              <w:color w:val="000000"/>
              <w:sz w:val="22"/>
              <w:szCs w:val="22"/>
            </w:rPr>
          </w:pPr>
          <w:r>
            <w:fldChar w:fldCharType="end"/>
          </w:r>
          <w:commentRangeEnd w:id="4"/>
          <w:r w:rsidR="00867DF2">
            <w:rPr>
              <w:rStyle w:val="CommentReference"/>
            </w:rPr>
            <w:commentReference w:id="4"/>
          </w:r>
        </w:p>
      </w:sdtContent>
    </w:sdt>
    <w:p w14:paraId="127D1C55" w14:textId="77777777" w:rsidR="00EF48FD" w:rsidRDefault="00715C15">
      <w:pPr>
        <w:pStyle w:val="Heading1"/>
      </w:pPr>
      <w:bookmarkStart w:id="5" w:name="_heading=h.atggprq0de76" w:colFirst="0" w:colLast="0"/>
      <w:bookmarkEnd w:id="5"/>
      <w:r>
        <w:br w:type="page"/>
      </w:r>
    </w:p>
    <w:p w14:paraId="58852CBB" w14:textId="0D8C8F90" w:rsidR="00AC687D" w:rsidRDefault="00AC687D" w:rsidP="00AC687D">
      <w:pPr>
        <w:pStyle w:val="Heading1"/>
      </w:pPr>
      <w:bookmarkStart w:id="6" w:name="_Toc151923257"/>
      <w:r>
        <w:lastRenderedPageBreak/>
        <w:t>Abstract</w:t>
      </w:r>
      <w:bookmarkEnd w:id="6"/>
    </w:p>
    <w:p w14:paraId="2F53519B" w14:textId="3FDDA498" w:rsidR="007943FD" w:rsidRDefault="007943FD" w:rsidP="00AC687D">
      <w:r w:rsidRPr="007943FD">
        <w:t xml:space="preserve">The role of </w:t>
      </w:r>
      <w:r w:rsidR="00623707">
        <w:t xml:space="preserve">a </w:t>
      </w:r>
      <w:commentRangeStart w:id="7"/>
      <w:r w:rsidR="00623707">
        <w:t>Central</w:t>
      </w:r>
      <w:r w:rsidRPr="007943FD">
        <w:t xml:space="preserve"> </w:t>
      </w:r>
      <w:r w:rsidR="00623707">
        <w:t>B</w:t>
      </w:r>
      <w:r w:rsidRPr="007943FD">
        <w:t xml:space="preserve">ank </w:t>
      </w:r>
      <w:commentRangeEnd w:id="7"/>
      <w:r w:rsidR="00867DF2">
        <w:rPr>
          <w:rStyle w:val="CommentReference"/>
        </w:rPr>
        <w:commentReference w:id="7"/>
      </w:r>
      <w:r w:rsidRPr="007943FD">
        <w:t>is a balancing act between competing monetary policy object</w:t>
      </w:r>
      <w:r w:rsidR="00650108">
        <w:t>ive</w:t>
      </w:r>
      <w:r w:rsidRPr="007943FD">
        <w:t xml:space="preserve">s. In the United States, the Federal Reserve System articulates this goal as its </w:t>
      </w:r>
      <w:commentRangeStart w:id="8"/>
      <w:r w:rsidRPr="007943FD">
        <w:t>dual mandate of price stability and full employment</w:t>
      </w:r>
      <w:commentRangeEnd w:id="8"/>
      <w:r w:rsidR="00867DF2">
        <w:rPr>
          <w:rStyle w:val="CommentReference"/>
        </w:rPr>
        <w:commentReference w:id="8"/>
      </w:r>
      <w:r w:rsidRPr="007943FD">
        <w:t xml:space="preserve">. The official stated position of the Federal Reserve is that it weighs both components of the dual mandate equally </w:t>
      </w:r>
      <w:r w:rsidR="00800135">
        <w:t xml:space="preserve">when </w:t>
      </w:r>
      <w:ins w:id="9" w:author="Tanja Schub" w:date="2023-11-26T21:17:00Z">
        <w:r w:rsidR="00867DF2">
          <w:t xml:space="preserve">it </w:t>
        </w:r>
      </w:ins>
      <w:r w:rsidR="00800135">
        <w:t>conducts monetary policy</w:t>
      </w:r>
      <w:r w:rsidRPr="007943FD">
        <w:t xml:space="preserve">. </w:t>
      </w:r>
      <w:r w:rsidR="00623707" w:rsidRPr="007943FD">
        <w:t xml:space="preserve">This </w:t>
      </w:r>
      <w:ins w:id="10" w:author="Tanja Schub" w:date="2023-11-26T21:21:00Z">
        <w:r w:rsidR="00867DF2">
          <w:t xml:space="preserve">paper </w:t>
        </w:r>
      </w:ins>
      <w:del w:id="11" w:author="Tanja Schub" w:date="2023-11-26T21:21:00Z">
        <w:r w:rsidR="00623707" w:rsidRPr="007943FD" w:rsidDel="00867DF2">
          <w:delText xml:space="preserve">analysis </w:delText>
        </w:r>
      </w:del>
      <w:r w:rsidR="00623707" w:rsidRPr="007943FD">
        <w:t xml:space="preserve">provides insight into the Federal Reserve's deliberation process when setting </w:t>
      </w:r>
      <w:r w:rsidR="00623707">
        <w:t xml:space="preserve">the </w:t>
      </w:r>
      <w:r w:rsidR="00623707" w:rsidRPr="007943FD">
        <w:t>target range</w:t>
      </w:r>
      <w:r w:rsidR="00623707">
        <w:t xml:space="preserve"> for the Federal Funds Rate</w:t>
      </w:r>
      <w:ins w:id="12" w:author="Tanja Schub" w:date="2023-11-26T21:21:00Z">
        <w:r w:rsidR="00867DF2">
          <w:t xml:space="preserve"> by</w:t>
        </w:r>
      </w:ins>
      <w:del w:id="13" w:author="Tanja Schub" w:date="2023-11-26T21:21:00Z">
        <w:r w:rsidR="00623707" w:rsidRPr="007943FD" w:rsidDel="00867DF2">
          <w:delText>.</w:delText>
        </w:r>
        <w:r w:rsidR="00623707" w:rsidDel="00867DF2">
          <w:delText xml:space="preserve"> </w:delText>
        </w:r>
        <w:r w:rsidDel="00867DF2">
          <w:delText>Th</w:delText>
        </w:r>
        <w:r w:rsidR="00ED30F1" w:rsidDel="00867DF2">
          <w:delText>is</w:delText>
        </w:r>
        <w:r w:rsidDel="00867DF2">
          <w:delText xml:space="preserve"> paper</w:delText>
        </w:r>
      </w:del>
      <w:r>
        <w:t xml:space="preserve"> </w:t>
      </w:r>
      <w:del w:id="14" w:author="Tanja Schub" w:date="2023-11-26T21:21:00Z">
        <w:r w:rsidRPr="007943FD" w:rsidDel="00867DF2">
          <w:delText>explore</w:delText>
        </w:r>
        <w:r w:rsidDel="00867DF2">
          <w:delText>s</w:delText>
        </w:r>
        <w:r w:rsidRPr="007943FD" w:rsidDel="00867DF2">
          <w:delText xml:space="preserve"> </w:delText>
        </w:r>
      </w:del>
      <w:ins w:id="15" w:author="Tanja Schub" w:date="2023-11-26T21:21:00Z">
        <w:r w:rsidR="00867DF2" w:rsidRPr="007943FD">
          <w:t>explor</w:t>
        </w:r>
        <w:r w:rsidR="00867DF2">
          <w:t>ing</w:t>
        </w:r>
        <w:r w:rsidR="00867DF2" w:rsidRPr="007943FD">
          <w:t xml:space="preserve"> </w:t>
        </w:r>
      </w:ins>
      <w:r w:rsidRPr="007943FD">
        <w:t>models based on the concepts behind the</w:t>
      </w:r>
      <w:r w:rsidR="00D66007">
        <w:t xml:space="preserve"> Taylor Rule </w:t>
      </w:r>
      <w:proofErr w:type="gramStart"/>
      <w:r w:rsidR="00D66007">
        <w:t>in order to</w:t>
      </w:r>
      <w:proofErr w:type="gramEnd"/>
      <w:r w:rsidRPr="007943FD">
        <w:t xml:space="preserve"> quantify the predictive power of each component of </w:t>
      </w:r>
      <w:r>
        <w:t xml:space="preserve">Federal Reserve’s </w:t>
      </w:r>
      <w:r w:rsidRPr="007943FD">
        <w:t xml:space="preserve">dual mandate. </w:t>
      </w:r>
    </w:p>
    <w:p w14:paraId="5C88A1EA" w14:textId="1AF9F517" w:rsidR="00AC687D" w:rsidRPr="00AC687D" w:rsidRDefault="00715C15" w:rsidP="00AC687D">
      <w:pPr>
        <w:pStyle w:val="Heading1"/>
      </w:pPr>
      <w:bookmarkStart w:id="16" w:name="_Toc151923258"/>
      <w:r>
        <w:t>Introduction</w:t>
      </w:r>
      <w:bookmarkEnd w:id="16"/>
    </w:p>
    <w:p w14:paraId="039695ED" w14:textId="615F7670" w:rsidR="00EF48FD" w:rsidRDefault="00715C15">
      <w:r>
        <w:t>On December 23, 1913, the United States Congress passed the Federal Reserve Act, establishing the Federal Reserve System</w:t>
      </w:r>
      <w:ins w:id="17" w:author="Tanja Schub" w:date="2023-11-26T21:23:00Z">
        <w:r w:rsidR="00423C5C">
          <w:t xml:space="preserve">, </w:t>
        </w:r>
      </w:ins>
      <w:del w:id="18" w:author="Tanja Schub" w:date="2023-11-26T21:23:00Z">
        <w:r w:rsidDel="00423C5C">
          <w:delText xml:space="preserve">. The Federal Reserve Act </w:delText>
        </w:r>
      </w:del>
      <w:r>
        <w:t>outlin</w:t>
      </w:r>
      <w:ins w:id="19" w:author="Tanja Schub" w:date="2023-11-26T21:23:00Z">
        <w:r w:rsidR="00423C5C">
          <w:t>ing</w:t>
        </w:r>
      </w:ins>
      <w:del w:id="20" w:author="Tanja Schub" w:date="2023-11-26T21:23:00Z">
        <w:r w:rsidDel="00423C5C">
          <w:delText>ed</w:delText>
        </w:r>
      </w:del>
      <w:r>
        <w:t xml:space="preserve"> the central bank's structure</w:t>
      </w:r>
      <w:ins w:id="21" w:author="Tanja Schub" w:date="2023-11-26T21:24:00Z">
        <w:r w:rsidR="00423C5C">
          <w:t>,</w:t>
        </w:r>
      </w:ins>
      <w:r>
        <w:t xml:space="preserve"> and articulat</w:t>
      </w:r>
      <w:ins w:id="22" w:author="Tanja Schub" w:date="2023-11-26T21:24:00Z">
        <w:r w:rsidR="00423C5C">
          <w:t>ing</w:t>
        </w:r>
      </w:ins>
      <w:del w:id="23" w:author="Tanja Schub" w:date="2023-11-26T21:24:00Z">
        <w:r w:rsidDel="00423C5C">
          <w:delText>ed</w:delText>
        </w:r>
      </w:del>
      <w:r>
        <w:t xml:space="preserve"> its monetary policy objectives. </w:t>
      </w:r>
      <w:commentRangeStart w:id="24"/>
      <w:r w:rsidR="00794428">
        <w:t>The Federal Reserve (the Fed)</w:t>
      </w:r>
      <w:r>
        <w:t xml:space="preserve"> has a unique configuration among modern central banks. It includes both public and private organizations in a distributed monetary control system</w:t>
      </w:r>
      <w:commentRangeEnd w:id="24"/>
      <w:r w:rsidR="00423C5C">
        <w:rPr>
          <w:rStyle w:val="CommentReference"/>
        </w:rPr>
        <w:commentReference w:id="24"/>
      </w:r>
      <w:sdt>
        <w:sdtPr>
          <w:id w:val="-1218810477"/>
          <w:citation/>
        </w:sdtPr>
        <w:sdtContent>
          <w:r w:rsidR="00331055">
            <w:fldChar w:fldCharType="begin"/>
          </w:r>
          <w:r w:rsidR="00331055">
            <w:instrText xml:space="preserve"> CITATION Jou23 \l 1033 </w:instrText>
          </w:r>
          <w:r w:rsidR="00331055">
            <w:fldChar w:fldCharType="separate"/>
          </w:r>
          <w:r w:rsidR="00331055">
            <w:rPr>
              <w:noProof/>
            </w:rPr>
            <w:t xml:space="preserve"> (Journal of Regulation, 2023)</w:t>
          </w:r>
          <w:r w:rsidR="00331055">
            <w:fldChar w:fldCharType="end"/>
          </w:r>
        </w:sdtContent>
      </w:sdt>
      <w:r w:rsidR="00DF6669">
        <w:t>.</w:t>
      </w:r>
    </w:p>
    <w:p w14:paraId="43026922" w14:textId="77777777" w:rsidR="00EF48FD" w:rsidRPr="00423C5C" w:rsidRDefault="00715C15">
      <w:pPr>
        <w:rPr>
          <w:strike/>
          <w:rPrChange w:id="25" w:author="Tanja Schub" w:date="2023-11-26T21:31:00Z">
            <w:rPr/>
          </w:rPrChange>
        </w:rPr>
      </w:pPr>
      <w:commentRangeStart w:id="26"/>
      <w:r w:rsidRPr="00423C5C">
        <w:rPr>
          <w:strike/>
          <w:rPrChange w:id="27" w:author="Tanja Schub" w:date="2023-11-26T21:31:00Z">
            <w:rPr/>
          </w:rPrChange>
        </w:rPr>
        <w:t>This research will focus on the monetary policy objectives summarized in Section 2A of the Federal Reserve Act.</w:t>
      </w:r>
      <w:commentRangeEnd w:id="26"/>
      <w:r w:rsidR="00423C5C">
        <w:rPr>
          <w:rStyle w:val="CommentReference"/>
        </w:rPr>
        <w:commentReference w:id="26"/>
      </w:r>
    </w:p>
    <w:p w14:paraId="55870921" w14:textId="77777777" w:rsidR="00EF48FD" w:rsidRDefault="00715C15">
      <w:pPr>
        <w:ind w:left="720"/>
        <w:rPr>
          <w:i/>
        </w:rPr>
      </w:pPr>
      <w:r>
        <w:rPr>
          <w:i/>
        </w:rPr>
        <w:t xml:space="preserve">The Board of Governors of the Federal Reserve System and the Federal Open Market Committee shall maintain long run growth of the monetary and credit aggregates commensurate with the economy's long run potential to increase production, </w:t>
      </w:r>
      <w:proofErr w:type="gramStart"/>
      <w:r>
        <w:rPr>
          <w:i/>
        </w:rPr>
        <w:t>so as to</w:t>
      </w:r>
      <w:proofErr w:type="gramEnd"/>
      <w:r>
        <w:rPr>
          <w:i/>
        </w:rPr>
        <w:t xml:space="preserve"> promote effectively the goals of maximum employment, stable prices, and moderate long-term interest rates.</w:t>
      </w:r>
    </w:p>
    <w:p w14:paraId="239BB042" w14:textId="4997A64A" w:rsidR="00EF48FD" w:rsidRDefault="00000000" w:rsidP="00C3419A">
      <w:pPr>
        <w:ind w:left="720"/>
        <w:rPr>
          <w:i/>
        </w:rPr>
      </w:pPr>
      <w:sdt>
        <w:sdtPr>
          <w:rPr>
            <w:i/>
          </w:rPr>
          <w:id w:val="-451705311"/>
          <w:citation/>
        </w:sdtPr>
        <w:sdtContent>
          <w:r w:rsidR="0093770E">
            <w:rPr>
              <w:i/>
            </w:rPr>
            <w:fldChar w:fldCharType="begin"/>
          </w:r>
          <w:r w:rsidR="00C33565">
            <w:rPr>
              <w:i/>
            </w:rPr>
            <w:instrText xml:space="preserve">CITATION Con13 \l 1033 </w:instrText>
          </w:r>
          <w:r w:rsidR="0093770E">
            <w:rPr>
              <w:i/>
            </w:rPr>
            <w:fldChar w:fldCharType="separate"/>
          </w:r>
          <w:r w:rsidR="00C33565">
            <w:rPr>
              <w:noProof/>
            </w:rPr>
            <w:t>(United States Congress, 1913)</w:t>
          </w:r>
          <w:r w:rsidR="0093770E">
            <w:rPr>
              <w:i/>
            </w:rPr>
            <w:fldChar w:fldCharType="end"/>
          </w:r>
        </w:sdtContent>
      </w:sdt>
    </w:p>
    <w:p w14:paraId="26C5AB6B" w14:textId="7C25085D" w:rsidR="00EF48FD" w:rsidRDefault="00715C15" w:rsidP="00794428">
      <w:r>
        <w:t xml:space="preserve">These objectives have come to be interpreted as the Federal Reserve's dual mandate of </w:t>
      </w:r>
      <w:ins w:id="28" w:author="Tanja Schub" w:date="2023-11-26T21:32:00Z">
        <w:r w:rsidR="00423C5C">
          <w:t xml:space="preserve">[pursuing the goals of?] </w:t>
        </w:r>
      </w:ins>
      <w:r>
        <w:t xml:space="preserve">price stability and full employment. Over </w:t>
      </w:r>
      <w:r w:rsidR="00794428">
        <w:t>t</w:t>
      </w:r>
      <w:r>
        <w:t xml:space="preserve">he </w:t>
      </w:r>
      <w:r w:rsidR="00794428">
        <w:t>Federal Reserve’s</w:t>
      </w:r>
      <w:r>
        <w:t xml:space="preserve"> 109-year history, the dual mandate has been the source of a health</w:t>
      </w:r>
      <w:r w:rsidR="00794428">
        <w:t>y</w:t>
      </w:r>
      <w:r>
        <w:t xml:space="preserve"> debate within academic, industrial, and political circles</w:t>
      </w:r>
      <w:r w:rsidR="00794428">
        <w:t xml:space="preserve"> with differing opinions</w:t>
      </w:r>
      <w:r>
        <w:t xml:space="preserve"> regarding the role of the central bank and how much emphasis it should place on </w:t>
      </w:r>
      <w:del w:id="29" w:author="Tanja Schub" w:date="2023-11-26T21:32:00Z">
        <w:r w:rsidDel="00423C5C">
          <w:delText xml:space="preserve">its </w:delText>
        </w:r>
      </w:del>
      <w:ins w:id="30" w:author="Tanja Schub" w:date="2023-11-26T21:32:00Z">
        <w:r w:rsidR="00423C5C">
          <w:t>these</w:t>
        </w:r>
        <w:r w:rsidR="00423C5C">
          <w:t xml:space="preserve"> </w:t>
        </w:r>
      </w:ins>
      <w:r>
        <w:t xml:space="preserve">competing goals. </w:t>
      </w:r>
    </w:p>
    <w:p w14:paraId="084E00BD" w14:textId="07F84AAA" w:rsidR="00EF48FD" w:rsidRDefault="00715C15">
      <w:r>
        <w:lastRenderedPageBreak/>
        <w:t xml:space="preserve">In 2012, the Federal Reserve reaffirmed its commitment to its statutory mandate from Congress and a balanced approach to monetary policy based on its dual mandate. </w:t>
      </w:r>
      <w:r w:rsidR="00794428">
        <w:t>T</w:t>
      </w:r>
      <w:r w:rsidR="0093770E">
        <w:t xml:space="preserve">he Federal Open Market Committee </w:t>
      </w:r>
      <w:r w:rsidR="009E69CD">
        <w:t xml:space="preserve">(FOMC) </w:t>
      </w:r>
      <w:r w:rsidR="0093770E">
        <w:t xml:space="preserve">minutes include the following </w:t>
      </w:r>
      <w:r w:rsidR="00794428">
        <w:t>s</w:t>
      </w:r>
      <w:r w:rsidR="0093770E" w:rsidRPr="00EC06CC">
        <w:t xml:space="preserve">tatement on </w:t>
      </w:r>
      <w:commentRangeStart w:id="31"/>
      <w:r w:rsidR="0093770E" w:rsidRPr="00EC06CC">
        <w:t>Longer-Run Goals and Monetary Policy Strategy</w:t>
      </w:r>
      <w:commentRangeEnd w:id="31"/>
      <w:r w:rsidR="00162FD3">
        <w:rPr>
          <w:rStyle w:val="CommentReference"/>
        </w:rPr>
        <w:commentReference w:id="31"/>
      </w:r>
      <w:r w:rsidR="00794428">
        <w:t>:</w:t>
      </w:r>
    </w:p>
    <w:p w14:paraId="337F1679" w14:textId="2F35A06C" w:rsidR="00EF48FD" w:rsidRDefault="00715C15">
      <w:pPr>
        <w:ind w:left="720"/>
        <w:rPr>
          <w:i/>
        </w:rPr>
      </w:pPr>
      <w:commentRangeStart w:id="32"/>
      <w:r>
        <w:rPr>
          <w:i/>
        </w:rPr>
        <w:t xml:space="preserve">Monetary policy is the primary determinant of inflation over the </w:t>
      </w:r>
      <w:proofErr w:type="spellStart"/>
      <w:r>
        <w:rPr>
          <w:i/>
        </w:rPr>
        <w:t>longrun</w:t>
      </w:r>
      <w:proofErr w:type="spellEnd"/>
      <w:r>
        <w:rPr>
          <w:i/>
        </w:rPr>
        <w:t xml:space="preserve"> it was determined that a long run target for inflation at 2 percent would be consistent with the long run objectives. The employment rate is however determined by the structure and dynamics of the labor markets hence establishing a </w:t>
      </w:r>
      <w:proofErr w:type="gramStart"/>
      <w:r>
        <w:rPr>
          <w:i/>
        </w:rPr>
        <w:t>long term</w:t>
      </w:r>
      <w:proofErr w:type="gramEnd"/>
      <w:r>
        <w:rPr>
          <w:i/>
        </w:rPr>
        <w:t xml:space="preserve"> unemployment rate is not appropriate</w:t>
      </w:r>
      <w:commentRangeEnd w:id="32"/>
      <w:r w:rsidR="00162FD3">
        <w:rPr>
          <w:rStyle w:val="CommentReference"/>
        </w:rPr>
        <w:commentReference w:id="32"/>
      </w:r>
      <w:r>
        <w:rPr>
          <w:i/>
        </w:rPr>
        <w:t xml:space="preserve">. </w:t>
      </w:r>
    </w:p>
    <w:p w14:paraId="0E289428" w14:textId="1582505C" w:rsidR="0093770E" w:rsidRDefault="00000000">
      <w:pPr>
        <w:ind w:left="720"/>
        <w:rPr>
          <w:i/>
        </w:rPr>
      </w:pPr>
      <w:sdt>
        <w:sdtPr>
          <w:rPr>
            <w:i/>
          </w:rPr>
          <w:id w:val="1713224614"/>
          <w:citation/>
        </w:sdtPr>
        <w:sdtContent>
          <w:r w:rsidR="0093770E">
            <w:rPr>
              <w:i/>
            </w:rPr>
            <w:fldChar w:fldCharType="begin"/>
          </w:r>
          <w:r w:rsidR="00794428">
            <w:rPr>
              <w:i/>
            </w:rPr>
            <w:instrText xml:space="preserve">CITATION Fed12 \l 1033 </w:instrText>
          </w:r>
          <w:r w:rsidR="0093770E">
            <w:rPr>
              <w:i/>
            </w:rPr>
            <w:fldChar w:fldCharType="separate"/>
          </w:r>
          <w:r w:rsidR="00794428">
            <w:rPr>
              <w:noProof/>
            </w:rPr>
            <w:t>(Federal Open Market Committee, 2012)</w:t>
          </w:r>
          <w:r w:rsidR="0093770E">
            <w:rPr>
              <w:i/>
            </w:rPr>
            <w:fldChar w:fldCharType="end"/>
          </w:r>
        </w:sdtContent>
      </w:sdt>
    </w:p>
    <w:p w14:paraId="1648FE7D" w14:textId="274F4F52" w:rsidR="00EF48FD" w:rsidRDefault="00715C15">
      <w:r>
        <w:t>In 1970, Arthur Okun succinctly captured the importance of this balancing act by the Federal Reserve in the concept of the Economic Discomfort Index (EDI). The EDI</w:t>
      </w:r>
      <w:ins w:id="33" w:author="Tanja Schub" w:date="2023-11-26T21:37:00Z">
        <w:r w:rsidR="00162FD3">
          <w:t>, which is often referred to as the Misery Index,</w:t>
        </w:r>
      </w:ins>
      <w:r>
        <w:t xml:space="preserve"> is an economic indicator that seeks to </w:t>
      </w:r>
      <w:commentRangeStart w:id="34"/>
      <w:r>
        <w:t xml:space="preserve">capture </w:t>
      </w:r>
      <w:commentRangeEnd w:id="34"/>
      <w:r w:rsidR="00162FD3">
        <w:rPr>
          <w:rStyle w:val="CommentReference"/>
        </w:rPr>
        <w:commentReference w:id="34"/>
      </w:r>
      <w:r>
        <w:t xml:space="preserve">the economic health of the average citizen. The index is the sum of seasonally adjusted unemployment and the annual inflation rate. The </w:t>
      </w:r>
      <w:r w:rsidR="00794428">
        <w:t>EDI</w:t>
      </w:r>
      <w:r>
        <w:t xml:space="preserve"> postulates that higher unemployment and higher inflation adversely affect the economic health of the average citizen</w:t>
      </w:r>
      <w:ins w:id="35" w:author="Tanja Schub" w:date="2023-11-26T21:38:00Z">
        <w:r w:rsidR="00162FD3">
          <w:t xml:space="preserve"> </w:t>
        </w:r>
      </w:ins>
      <w:del w:id="36" w:author="Tanja Schub" w:date="2023-11-26T21:38:00Z">
        <w:r w:rsidDel="00162FD3">
          <w:delText>.</w:delText>
        </w:r>
        <w:r w:rsidR="00F91A1D" w:rsidDel="00162FD3">
          <w:delText xml:space="preserve"> </w:delText>
        </w:r>
        <w:r w:rsidR="00A2148F" w:rsidDel="00162FD3">
          <w:delText>The EDI</w:delText>
        </w:r>
        <w:r w:rsidDel="00162FD3">
          <w:delText xml:space="preserve"> is often referred to as the </w:delText>
        </w:r>
        <w:r w:rsidR="00F91A1D" w:rsidDel="00162FD3">
          <w:delText>M</w:delText>
        </w:r>
        <w:r w:rsidDel="00162FD3">
          <w:delText xml:space="preserve">isery </w:delText>
        </w:r>
        <w:r w:rsidR="00F91A1D" w:rsidDel="00162FD3">
          <w:delText>I</w:delText>
        </w:r>
        <w:r w:rsidDel="00162FD3">
          <w:delText xml:space="preserve">ndex </w:delText>
        </w:r>
      </w:del>
      <w:sdt>
        <w:sdtPr>
          <w:id w:val="-781101424"/>
          <w:citation/>
        </w:sdtPr>
        <w:sdtContent>
          <w:r w:rsidR="00C3419A">
            <w:fldChar w:fldCharType="begin"/>
          </w:r>
          <w:r w:rsidR="001A0997">
            <w:instrText xml:space="preserve">CITATION Coh14 \l 1033 </w:instrText>
          </w:r>
          <w:r w:rsidR="00C3419A">
            <w:fldChar w:fldCharType="separate"/>
          </w:r>
          <w:r w:rsidR="001A0997">
            <w:rPr>
              <w:noProof/>
            </w:rPr>
            <w:t>(Cohen, Ferretti, &amp; McIntosh, 2014)</w:t>
          </w:r>
          <w:r w:rsidR="00C3419A">
            <w:fldChar w:fldCharType="end"/>
          </w:r>
        </w:sdtContent>
      </w:sdt>
      <w:r w:rsidR="00794428">
        <w:t>.</w:t>
      </w:r>
    </w:p>
    <w:p w14:paraId="0957CCB7" w14:textId="50C12A9F" w:rsidR="00EF48FD" w:rsidRDefault="00F91A1D">
      <w:r>
        <w:t xml:space="preserve">Adding to the complexity </w:t>
      </w:r>
      <w:r w:rsidR="00A2148F">
        <w:t>of the Fed</w:t>
      </w:r>
      <w:ins w:id="37" w:author="Tanja Schub" w:date="2023-11-26T21:38:00Z">
        <w:r w:rsidR="00162FD3">
          <w:t>eral Reserve</w:t>
        </w:r>
      </w:ins>
      <w:r w:rsidR="00A2148F">
        <w:t xml:space="preserve">’s balancing act </w:t>
      </w:r>
      <w:r>
        <w:t xml:space="preserve">is the uneven impacts of unemployment at the margins and price inflation </w:t>
      </w:r>
      <w:r w:rsidR="00A2148F">
        <w:t>on</w:t>
      </w:r>
      <w:r>
        <w:t xml:space="preserve"> individual consumption profiles. </w:t>
      </w:r>
      <w:r w:rsidR="00715C15">
        <w:t xml:space="preserve">Unemployment rates and the impact of monetary policy will differ by population segment, while individual consumers will experience inflation rates that can vary substantially from the </w:t>
      </w:r>
      <w:r w:rsidR="00794428">
        <w:t>Consumer Price Index (</w:t>
      </w:r>
      <w:r w:rsidR="00715C15">
        <w:t>CPI</w:t>
      </w:r>
      <w:r w:rsidR="00794428">
        <w:t>)</w:t>
      </w:r>
      <w:r w:rsidR="00715C15">
        <w:t xml:space="preserve">. In balancing its dual mandate, the Federal Reserve directly </w:t>
      </w:r>
      <w:del w:id="38" w:author="Tanja Schub" w:date="2023-11-26T21:39:00Z">
        <w:r w:rsidR="00715C15" w:rsidDel="00162FD3">
          <w:delText xml:space="preserve">impacts </w:delText>
        </w:r>
      </w:del>
      <w:ins w:id="39" w:author="Tanja Schub" w:date="2023-11-26T21:39:00Z">
        <w:r w:rsidR="00162FD3">
          <w:t>affects</w:t>
        </w:r>
        <w:r w:rsidR="00162FD3">
          <w:t xml:space="preserve"> </w:t>
        </w:r>
      </w:ins>
      <w:r w:rsidR="00715C15">
        <w:t>the well-being of individuals in the economy through the risk of unemployment or degradation of living standards caused by rising prices.</w:t>
      </w:r>
    </w:p>
    <w:p w14:paraId="57C2FED3" w14:textId="77777777" w:rsidR="00F91A1D" w:rsidRDefault="00F91A1D">
      <w:pPr>
        <w:rPr>
          <w:rFonts w:eastAsiaTheme="majorEastAsia" w:cstheme="majorBidi"/>
          <w:b/>
          <w:bCs/>
          <w:color w:val="3170A8" w:themeColor="accent1" w:themeShade="B5"/>
          <w:sz w:val="32"/>
          <w:szCs w:val="32"/>
        </w:rPr>
      </w:pPr>
      <w:r>
        <w:br w:type="page"/>
      </w:r>
    </w:p>
    <w:p w14:paraId="1C61D85D" w14:textId="78CC0A1E" w:rsidR="00EF48FD" w:rsidRDefault="00715C15">
      <w:pPr>
        <w:pStyle w:val="Heading1"/>
      </w:pPr>
      <w:bookmarkStart w:id="40" w:name="_Toc151923259"/>
      <w:r>
        <w:lastRenderedPageBreak/>
        <w:t xml:space="preserve">Literature </w:t>
      </w:r>
      <w:r w:rsidR="00882E86">
        <w:t>R</w:t>
      </w:r>
      <w:r>
        <w:t>eview</w:t>
      </w:r>
      <w:bookmarkEnd w:id="40"/>
      <w:r>
        <w:rPr>
          <w:rFonts w:ascii="Times" w:eastAsia="Times" w:hAnsi="Times" w:cs="Times"/>
        </w:rPr>
        <w:t xml:space="preserve"> </w:t>
      </w:r>
    </w:p>
    <w:p w14:paraId="3ED7DF58" w14:textId="4A9EE1B5" w:rsidR="00510141" w:rsidRDefault="00510141" w:rsidP="00510141">
      <w:pPr>
        <w:pStyle w:val="Heading2"/>
      </w:pPr>
      <w:bookmarkStart w:id="41" w:name="_Toc151923260"/>
      <w:del w:id="42" w:author="Tanja Schub" w:date="2023-11-26T21:39:00Z">
        <w:r w:rsidDel="00162FD3">
          <w:delText xml:space="preserve">The </w:delText>
        </w:r>
      </w:del>
      <w:r>
        <w:t>Economic Discomfort Index</w:t>
      </w:r>
      <w:bookmarkEnd w:id="41"/>
    </w:p>
    <w:p w14:paraId="70FA84AF" w14:textId="4E2D696F" w:rsidR="00A56F7E" w:rsidRDefault="00476F19" w:rsidP="00476F19">
      <w:commentRangeStart w:id="43"/>
      <w:r>
        <w:t>The</w:t>
      </w:r>
      <w:r w:rsidR="0008268A">
        <w:t xml:space="preserve"> </w:t>
      </w:r>
      <w:r w:rsidR="00A2148F">
        <w:t>formula for the EDI and its historic values are explored in</w:t>
      </w:r>
      <w:r w:rsidR="00EE55F4">
        <w:t xml:space="preserve"> the article</w:t>
      </w:r>
      <w:r w:rsidR="00A2148F">
        <w:t xml:space="preserve"> </w:t>
      </w:r>
      <w:r w:rsidR="00EE55F4" w:rsidRPr="00EE55F4">
        <w:rPr>
          <w:i/>
          <w:iCs/>
        </w:rPr>
        <w:t>“</w:t>
      </w:r>
      <w:r w:rsidR="00EE55F4" w:rsidRPr="00EE55F4">
        <w:rPr>
          <w:i/>
          <w:iCs/>
          <w:noProof/>
        </w:rPr>
        <w:t>Economic Discomfort and Consumer Sentiment.</w:t>
      </w:r>
      <w:r w:rsidR="00EE55F4" w:rsidRPr="00EE55F4">
        <w:rPr>
          <w:i/>
          <w:iCs/>
        </w:rPr>
        <w:t>”</w:t>
      </w:r>
      <w:r w:rsidR="00EE55F4">
        <w:t xml:space="preserve"> </w:t>
      </w:r>
      <w:sdt>
        <w:sdtPr>
          <w:id w:val="-1307781126"/>
          <w:citation/>
        </w:sdtPr>
        <w:sdtContent>
          <w:r w:rsidR="006357C5">
            <w:fldChar w:fldCharType="begin"/>
          </w:r>
          <w:r w:rsidR="006357C5">
            <w:instrText xml:space="preserve"> CITATION Lov99 \l 1033 </w:instrText>
          </w:r>
          <w:r w:rsidR="006357C5">
            <w:fldChar w:fldCharType="separate"/>
          </w:r>
          <w:r w:rsidR="006357C5" w:rsidRPr="006357C5">
            <w:rPr>
              <w:noProof/>
            </w:rPr>
            <w:t>(Lovell &amp; Tien, 1999)</w:t>
          </w:r>
          <w:r w:rsidR="006357C5">
            <w:fldChar w:fldCharType="end"/>
          </w:r>
        </w:sdtContent>
      </w:sdt>
      <w:r w:rsidR="00C10911">
        <w:t xml:space="preserve">. </w:t>
      </w:r>
      <w:commentRangeEnd w:id="43"/>
      <w:r w:rsidR="00162FD3">
        <w:rPr>
          <w:rStyle w:val="CommentReference"/>
        </w:rPr>
        <w:commentReference w:id="43"/>
      </w:r>
      <w:r w:rsidR="00C10911">
        <w:t xml:space="preserve">The formula for the EDI is captured in </w:t>
      </w:r>
      <w:del w:id="44" w:author="Tanja Schub" w:date="2023-11-26T21:40:00Z">
        <w:r w:rsidR="00C10911" w:rsidDel="00162FD3">
          <w:delText xml:space="preserve">the following </w:delText>
        </w:r>
      </w:del>
      <w:ins w:id="45" w:author="Tanja Schub" w:date="2023-11-26T21:40:00Z">
        <w:r w:rsidR="00162FD3">
          <w:t>F</w:t>
        </w:r>
      </w:ins>
      <w:del w:id="46" w:author="Tanja Schub" w:date="2023-11-26T21:40:00Z">
        <w:r w:rsidR="00C10911" w:rsidDel="00162FD3">
          <w:delText>f</w:delText>
        </w:r>
      </w:del>
      <w:r w:rsidR="00C10911">
        <w:t>igure</w:t>
      </w:r>
      <w:r w:rsidR="00EE55F4">
        <w:t xml:space="preserve"> 1</w:t>
      </w:r>
      <w:ins w:id="47" w:author="Tanja Schub" w:date="2023-11-26T21:40:00Z">
        <w:r w:rsidR="00162FD3">
          <w:t>.</w:t>
        </w:r>
      </w:ins>
      <w:del w:id="48" w:author="Tanja Schub" w:date="2023-11-26T21:40:00Z">
        <w:r w:rsidR="00DF6669" w:rsidDel="00162FD3">
          <w:delText>:</w:delText>
        </w:r>
      </w:del>
    </w:p>
    <w:p w14:paraId="57AFF56B" w14:textId="2557464A" w:rsidR="00417173" w:rsidRPr="00417173" w:rsidRDefault="00417173" w:rsidP="006357C5">
      <m:oMathPara>
        <m:oMathParaPr>
          <m:jc m:val="left"/>
        </m:oMathParaPr>
        <m:oMath>
          <m:r>
            <w:rPr>
              <w:rFonts w:ascii="Cambria Math" w:hAnsi="Cambria Math"/>
            </w:rPr>
            <m:t xml:space="preserve">EDI= </m:t>
          </m:r>
          <m:d>
            <m:dPr>
              <m:begChr m:val="|"/>
              <m:endChr m:val="|"/>
              <m:ctrlPr>
                <w:rPr>
                  <w:rFonts w:ascii="Cambria Math" w:hAnsi="Cambria Math"/>
                  <w:i/>
                </w:rPr>
              </m:ctrlPr>
            </m:dPr>
            <m:e>
              <m:r>
                <w:rPr>
                  <w:rFonts w:ascii="Cambria Math" w:hAnsi="Cambria Math"/>
                </w:rPr>
                <m:t xml:space="preserve">  </m:t>
              </m:r>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 xml:space="preserve"> </m:t>
              </m:r>
            </m:e>
          </m:d>
          <m:r>
            <w:rPr>
              <w:rFonts w:ascii="Cambria Math" w:hAnsi="Cambria Math"/>
            </w:rPr>
            <m:t>+U</m:t>
          </m:r>
        </m:oMath>
      </m:oMathPara>
    </w:p>
    <w:p w14:paraId="539160E3" w14:textId="51EAFF2A" w:rsidR="00417173" w:rsidRDefault="00417173" w:rsidP="00417173">
      <w:pPr>
        <w:spacing w:before="0" w:after="0"/>
        <w:ind w:left="720"/>
      </w:pPr>
      <w:r>
        <w:t xml:space="preserve">p* - </w:t>
      </w:r>
      <w:r w:rsidR="006A6F31">
        <w:t>annual rate change, CPI</w:t>
      </w:r>
    </w:p>
    <w:p w14:paraId="0E884B98" w14:textId="7B93F95A" w:rsidR="006A6F31" w:rsidRDefault="006A6F31" w:rsidP="003521C8">
      <w:pPr>
        <w:spacing w:before="0" w:after="0"/>
        <w:ind w:left="720"/>
      </w:pPr>
      <w:r>
        <w:t>U</w:t>
      </w:r>
      <w:r w:rsidR="00417173">
        <w:t xml:space="preserve"> </w:t>
      </w:r>
      <w:r>
        <w:t>–</w:t>
      </w:r>
      <w:r w:rsidR="00417173">
        <w:t xml:space="preserve"> </w:t>
      </w:r>
      <w:r>
        <w:t>unemployment rate</w:t>
      </w:r>
    </w:p>
    <w:p w14:paraId="7F9561C1" w14:textId="77777777" w:rsidR="00C10911" w:rsidRDefault="00C10911" w:rsidP="003521C8">
      <w:pPr>
        <w:spacing w:before="0" w:after="0"/>
        <w:ind w:left="720"/>
      </w:pPr>
    </w:p>
    <w:p w14:paraId="038D1945" w14:textId="6A2C9189" w:rsidR="00C10911" w:rsidRDefault="00C10911" w:rsidP="00C10911">
      <w:pPr>
        <w:pStyle w:val="Caption"/>
      </w:pPr>
      <w:bookmarkStart w:id="49" w:name="_Toc151923000"/>
      <w:r>
        <w:t xml:space="preserve">Figure </w:t>
      </w:r>
      <w:fldSimple w:instr=" SEQ Figure \* ARABIC ">
        <w:r w:rsidR="00F13507">
          <w:rPr>
            <w:noProof/>
          </w:rPr>
          <w:t>1</w:t>
        </w:r>
      </w:fldSimple>
      <w:r>
        <w:t>: Economic Discomfort Index Formula</w:t>
      </w:r>
      <w:bookmarkEnd w:id="49"/>
    </w:p>
    <w:p w14:paraId="7D98627C" w14:textId="77777777" w:rsidR="00C10911" w:rsidRDefault="00C10911" w:rsidP="00C10911">
      <w:pPr>
        <w:spacing w:before="0" w:after="0"/>
      </w:pPr>
    </w:p>
    <w:p w14:paraId="612DD61A" w14:textId="62ED5D99" w:rsidR="00C10911" w:rsidRDefault="001E380B" w:rsidP="00C10911">
      <w:pPr>
        <w:spacing w:before="0" w:after="0"/>
      </w:pPr>
      <w:del w:id="50" w:author="Tanja Schub" w:date="2023-11-26T21:43:00Z">
        <w:r w:rsidRPr="001E380B" w:rsidDel="00162FD3">
          <w:delText>The graph below</w:delText>
        </w:r>
      </w:del>
      <w:ins w:id="51" w:author="Tanja Schub" w:date="2023-11-26T21:43:00Z">
        <w:r w:rsidR="00162FD3">
          <w:t>Figure 2</w:t>
        </w:r>
      </w:ins>
      <w:r w:rsidRPr="001E380B">
        <w:t xml:space="preserve"> illustrates the EDI over time. It is note</w:t>
      </w:r>
      <w:r w:rsidR="00DF6669">
        <w:t>worthy</w:t>
      </w:r>
      <w:r w:rsidRPr="001E380B">
        <w:t xml:space="preserve"> that the two components of the EDI are impacted differently by changes in the Federal Funds Rate. When the Federal Reserve wants to combat inflationary pressure, it will raise the Federal Funds Rate, slowing </w:t>
      </w:r>
      <w:del w:id="52" w:author="Tanja Schub" w:date="2023-11-26T21:43:00Z">
        <w:r w:rsidRPr="001E380B" w:rsidDel="0051125E">
          <w:delText xml:space="preserve">down </w:delText>
        </w:r>
      </w:del>
      <w:r w:rsidRPr="001E380B">
        <w:t>economic growth, decreasing the inflationary pressures in the economy, and decreasing the demand for labor. When the Federal Reserve wants to reduce the unemployment rate, it will decrease the Federal Funds Rate, stimulating the economy and increasing the labor demand and</w:t>
      </w:r>
      <w:r>
        <w:t xml:space="preserve"> increasing</w:t>
      </w:r>
      <w:r w:rsidRPr="001E380B">
        <w:t xml:space="preserve"> inflationary pressures</w:t>
      </w:r>
      <w:r>
        <w:t xml:space="preserve"> </w:t>
      </w:r>
      <w:commentRangeStart w:id="53"/>
      <w:r>
        <w:t>in the economy</w:t>
      </w:r>
      <w:commentRangeEnd w:id="53"/>
      <w:r w:rsidR="0051125E">
        <w:rPr>
          <w:rStyle w:val="CommentReference"/>
        </w:rPr>
        <w:commentReference w:id="53"/>
      </w:r>
      <w:sdt>
        <w:sdtPr>
          <w:id w:val="1386142626"/>
          <w:citation/>
        </w:sdtPr>
        <w:sdtContent>
          <w:r w:rsidR="001112F6">
            <w:fldChar w:fldCharType="begin"/>
          </w:r>
          <w:r w:rsidR="001112F6">
            <w:instrText xml:space="preserve"> CITATION Boa20 \l 1033 </w:instrText>
          </w:r>
          <w:r w:rsidR="001112F6">
            <w:fldChar w:fldCharType="separate"/>
          </w:r>
          <w:r w:rsidR="001112F6">
            <w:rPr>
              <w:noProof/>
            </w:rPr>
            <w:t xml:space="preserve"> (Board Of Governors Of The Federal Reserve System, 2020)</w:t>
          </w:r>
          <w:r w:rsidR="001112F6">
            <w:fldChar w:fldCharType="end"/>
          </w:r>
        </w:sdtContent>
      </w:sdt>
      <w:r w:rsidR="00DF6669">
        <w:t>.</w:t>
      </w:r>
      <w:r w:rsidR="00C10911">
        <w:t xml:space="preserve"> </w:t>
      </w:r>
    </w:p>
    <w:p w14:paraId="3124575C" w14:textId="454AB1ED" w:rsidR="00417173" w:rsidRPr="0008268A" w:rsidRDefault="0034735A" w:rsidP="006357C5">
      <w:r>
        <w:rPr>
          <w:noProof/>
        </w:rPr>
        <w:drawing>
          <wp:inline distT="0" distB="0" distL="0" distR="0" wp14:anchorId="2E9B0FA6" wp14:editId="609BE6B1">
            <wp:extent cx="5486400" cy="2318385"/>
            <wp:effectExtent l="0" t="0" r="0" b="5715"/>
            <wp:docPr id="397782151" name="Picture 22" descr="A graph showing the growth of the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82151" name="Picture 22" descr="A graph showing the growth of the stock marke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2318385"/>
                    </a:xfrm>
                    <a:prstGeom prst="rect">
                      <a:avLst/>
                    </a:prstGeom>
                    <a:noFill/>
                    <a:ln>
                      <a:noFill/>
                    </a:ln>
                  </pic:spPr>
                </pic:pic>
              </a:graphicData>
            </a:graphic>
          </wp:inline>
        </w:drawing>
      </w:r>
    </w:p>
    <w:p w14:paraId="6F92D6A0" w14:textId="7B51AC04" w:rsidR="00A56F7E" w:rsidRDefault="0034735A" w:rsidP="0034735A">
      <w:pPr>
        <w:pStyle w:val="Caption"/>
        <w:rPr>
          <w:color w:val="C00000"/>
        </w:rPr>
      </w:pPr>
      <w:bookmarkStart w:id="54" w:name="_Toc151923001"/>
      <w:r>
        <w:t xml:space="preserve">Figure </w:t>
      </w:r>
      <w:fldSimple w:instr=" SEQ Figure \* ARABIC ">
        <w:r w:rsidR="00F13507">
          <w:rPr>
            <w:noProof/>
          </w:rPr>
          <w:t>2</w:t>
        </w:r>
      </w:fldSimple>
      <w:r>
        <w:t>: Economic Discomfort Index (EDI)</w:t>
      </w:r>
      <w:bookmarkEnd w:id="54"/>
    </w:p>
    <w:p w14:paraId="7A81290F" w14:textId="77777777" w:rsidR="001E380B" w:rsidRDefault="001E380B" w:rsidP="0008268A"/>
    <w:p w14:paraId="7024F54E" w14:textId="2CB1A633" w:rsidR="00510141" w:rsidRDefault="00510141" w:rsidP="00510141">
      <w:pPr>
        <w:pStyle w:val="Heading2"/>
      </w:pPr>
      <w:bookmarkStart w:id="55" w:name="_Toc151923261"/>
      <w:del w:id="56" w:author="Tanja Schub" w:date="2023-11-26T21:40:00Z">
        <w:r w:rsidDel="00162FD3">
          <w:lastRenderedPageBreak/>
          <w:delText xml:space="preserve">The </w:delText>
        </w:r>
      </w:del>
      <w:r>
        <w:t>Taylor Rule</w:t>
      </w:r>
      <w:bookmarkEnd w:id="55"/>
    </w:p>
    <w:p w14:paraId="54DD5844" w14:textId="3F2DC021" w:rsidR="0008268A" w:rsidRPr="00A4022F" w:rsidRDefault="00A4022F" w:rsidP="0008268A">
      <w:pPr>
        <w:rPr>
          <w:color w:val="C00000"/>
        </w:rPr>
      </w:pPr>
      <w:r w:rsidRPr="00A4022F">
        <w:t>From the perspective of the FOMC</w:t>
      </w:r>
      <w:r w:rsidR="00DF6669">
        <w:t>,</w:t>
      </w:r>
      <w:r w:rsidRPr="00A4022F">
        <w:t xml:space="preserve"> a rule-based</w:t>
      </w:r>
      <w:r w:rsidR="0008268A" w:rsidRPr="00A4022F">
        <w:t xml:space="preserve"> approach </w:t>
      </w:r>
      <w:r w:rsidRPr="00A4022F">
        <w:t xml:space="preserve">for balancing the competing priorities of inflation and unemployment when setting the </w:t>
      </w:r>
      <w:r w:rsidR="0034735A" w:rsidRPr="00A4022F">
        <w:t xml:space="preserve">short-term </w:t>
      </w:r>
      <w:r w:rsidRPr="00A4022F">
        <w:t xml:space="preserve">interest rates is illustrated in the Taylor Rule. </w:t>
      </w:r>
      <w:r w:rsidR="0008268A">
        <w:t xml:space="preserve">The Taylor Rule is a widely used academic theory for research on monetary policy. The standard formulation </w:t>
      </w:r>
      <w:r w:rsidR="004A1464">
        <w:t xml:space="preserve">(Figure 3) </w:t>
      </w:r>
      <w:r w:rsidR="0008268A">
        <w:t xml:space="preserve">uses a combination of nominal interest rates, the Gross Domestic Product (GDP) gap, and the Inflation Target </w:t>
      </w:r>
      <w:r w:rsidR="004A1464">
        <w:t>G</w:t>
      </w:r>
      <w:r w:rsidR="0008268A">
        <w:t>ap to determine the federal funds rate</w:t>
      </w:r>
      <w:r w:rsidR="00F91A1D">
        <w:t xml:space="preserve"> (2019a; 2019b)</w:t>
      </w:r>
      <w:r w:rsidR="0008268A">
        <w:t xml:space="preserve">. </w:t>
      </w:r>
    </w:p>
    <w:p w14:paraId="4A900EAE" w14:textId="77777777" w:rsidR="0008268A" w:rsidRDefault="0008268A" w:rsidP="0008268A">
      <w:r>
        <w:rPr>
          <w:noProof/>
        </w:rPr>
        <w:drawing>
          <wp:inline distT="114300" distB="114300" distL="114300" distR="114300" wp14:anchorId="46E636CE" wp14:editId="08D146A5">
            <wp:extent cx="3512668" cy="464753"/>
            <wp:effectExtent l="0" t="0" r="0" b="0"/>
            <wp:docPr id="979613167" name="Picture 979613167" descr="A black text with a square and a square symbol&#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979613167" name="Picture 979613167" descr="A black text with a square and a square symbol&#10;&#10;Description automatically generated with medium confidence"/>
                    <pic:cNvPicPr preferRelativeResize="0"/>
                  </pic:nvPicPr>
                  <pic:blipFill>
                    <a:blip r:embed="rId16"/>
                    <a:srcRect/>
                    <a:stretch>
                      <a:fillRect/>
                    </a:stretch>
                  </pic:blipFill>
                  <pic:spPr>
                    <a:xfrm>
                      <a:off x="0" y="0"/>
                      <a:ext cx="3512668" cy="464753"/>
                    </a:xfrm>
                    <a:prstGeom prst="rect">
                      <a:avLst/>
                    </a:prstGeom>
                    <a:ln/>
                  </pic:spPr>
                </pic:pic>
              </a:graphicData>
            </a:graphic>
          </wp:inline>
        </w:drawing>
      </w:r>
    </w:p>
    <w:p w14:paraId="13900B38" w14:textId="77777777" w:rsidR="0008268A" w:rsidRDefault="00000000" w:rsidP="0008268A">
      <w:pPr>
        <w:spacing w:before="0" w:after="0"/>
        <w:ind w:left="720"/>
      </w:pPr>
      <m:oMath>
        <m:sSub>
          <m:sSubPr>
            <m:ctrlPr>
              <w:rPr>
                <w:rFonts w:ascii="Cambria Math" w:hAnsi="Cambria Math"/>
              </w:rPr>
            </m:ctrlPr>
          </m:sSubPr>
          <m:e>
            <m:r>
              <w:rPr>
                <w:rFonts w:ascii="Cambria Math" w:hAnsi="Cambria Math"/>
              </w:rPr>
              <m:t>i</m:t>
            </m:r>
          </m:e>
          <m:sub>
            <m:r>
              <w:rPr>
                <w:rFonts w:ascii="Cambria Math" w:hAnsi="Cambria Math"/>
              </w:rPr>
              <m:t>t</m:t>
            </m:r>
          </m:sub>
        </m:sSub>
      </m:oMath>
      <w:r w:rsidR="0008268A">
        <w:t xml:space="preserve"> - is the nominal federal funds rate</w:t>
      </w:r>
    </w:p>
    <w:p w14:paraId="180B2D4D" w14:textId="77777777" w:rsidR="0008268A" w:rsidRDefault="0008268A" w:rsidP="0008268A">
      <w:pPr>
        <w:spacing w:before="0" w:after="0"/>
        <w:ind w:left="720"/>
      </w:pPr>
      <w:r>
        <w:t>r* - equilibrium real interest rate</w:t>
      </w:r>
    </w:p>
    <w:p w14:paraId="7FD5A129" w14:textId="77777777" w:rsidR="0008268A" w:rsidRDefault="0008268A" w:rsidP="0008268A">
      <w:pPr>
        <w:spacing w:before="0" w:after="0"/>
        <w:ind w:left="720"/>
      </w:pPr>
      <w:r>
        <w:t>π - current rate of inflation</w:t>
      </w:r>
    </w:p>
    <w:p w14:paraId="419498F5" w14:textId="77777777" w:rsidR="0008268A" w:rsidRDefault="0008268A" w:rsidP="0008268A">
      <w:pPr>
        <w:spacing w:before="0" w:after="0"/>
        <w:ind w:left="720"/>
      </w:pPr>
      <w:r>
        <w:t>y - real GPB</w:t>
      </w:r>
    </w:p>
    <w:p w14:paraId="7CBCBA9A" w14:textId="77777777" w:rsidR="0008268A" w:rsidRDefault="0008268A" w:rsidP="0008268A">
      <w:pPr>
        <w:spacing w:before="0" w:after="0"/>
        <w:ind w:left="720"/>
      </w:pPr>
      <w:r>
        <w:t>π * - Fed’s inflation target</w:t>
      </w:r>
    </w:p>
    <w:p w14:paraId="6F4FB0B6" w14:textId="17FFB307" w:rsidR="0008268A" w:rsidRDefault="0008268A" w:rsidP="0008268A">
      <w:pPr>
        <w:pStyle w:val="Caption"/>
      </w:pPr>
      <w:bookmarkStart w:id="57" w:name="_Toc151923002"/>
      <w:r>
        <w:t xml:space="preserve">Figure </w:t>
      </w:r>
      <w:r>
        <w:rPr>
          <w:noProof/>
        </w:rPr>
        <w:fldChar w:fldCharType="begin"/>
      </w:r>
      <w:r>
        <w:rPr>
          <w:noProof/>
        </w:rPr>
        <w:instrText xml:space="preserve"> SEQ Figure \* ARABIC </w:instrText>
      </w:r>
      <w:r>
        <w:rPr>
          <w:noProof/>
        </w:rPr>
        <w:fldChar w:fldCharType="separate"/>
      </w:r>
      <w:r w:rsidR="00F13507">
        <w:rPr>
          <w:noProof/>
        </w:rPr>
        <w:t>3</w:t>
      </w:r>
      <w:r>
        <w:rPr>
          <w:noProof/>
        </w:rPr>
        <w:fldChar w:fldCharType="end"/>
      </w:r>
      <w:r>
        <w:t>: Taylor Rule</w:t>
      </w:r>
      <w:r w:rsidR="0034735A">
        <w:t xml:space="preserve"> Formula</w:t>
      </w:r>
      <w:bookmarkEnd w:id="57"/>
    </w:p>
    <w:p w14:paraId="5F3B1F3D" w14:textId="77777777" w:rsidR="0008268A" w:rsidRDefault="00000000" w:rsidP="0008268A">
      <w:pPr>
        <w:spacing w:before="0" w:after="0"/>
      </w:pPr>
      <w:sdt>
        <w:sdtPr>
          <w:id w:val="2083323839"/>
          <w:citation/>
        </w:sdtPr>
        <w:sdtContent>
          <w:r w:rsidR="0008268A">
            <w:fldChar w:fldCharType="begin"/>
          </w:r>
          <w:r w:rsidR="0008268A">
            <w:instrText xml:space="preserve">CITATION Kli19 \l 1033 </w:instrText>
          </w:r>
          <w:r w:rsidR="0008268A">
            <w:fldChar w:fldCharType="separate"/>
          </w:r>
          <w:r w:rsidR="0008268A">
            <w:rPr>
              <w:noProof/>
            </w:rPr>
            <w:t>(Kliesen, Is the Fed Following a ‘Modernized’ Version of the Taylor Rule? Part 1., 2019)</w:t>
          </w:r>
          <w:r w:rsidR="0008268A">
            <w:fldChar w:fldCharType="end"/>
          </w:r>
        </w:sdtContent>
      </w:sdt>
    </w:p>
    <w:p w14:paraId="47EE8000" w14:textId="0CFFAAEF" w:rsidR="00E87A9E" w:rsidRDefault="00E87A9E" w:rsidP="00E87A9E">
      <w:commentRangeStart w:id="58"/>
      <w:proofErr w:type="spellStart"/>
      <w:r>
        <w:t>Kliesen</w:t>
      </w:r>
      <w:proofErr w:type="spellEnd"/>
      <w:r>
        <w:t xml:space="preserve"> goes on to discuss </w:t>
      </w:r>
      <w:commentRangeEnd w:id="58"/>
      <w:r w:rsidR="007F48A8">
        <w:rPr>
          <w:rStyle w:val="CommentReference"/>
        </w:rPr>
        <w:commentReference w:id="58"/>
      </w:r>
      <w:r>
        <w:t>a modernized version of the Taylor Rule that considers three major developments in monetary policy</w:t>
      </w:r>
      <w:ins w:id="59" w:author="Tanja Schub" w:date="2023-11-26T21:55:00Z">
        <w:r w:rsidR="00BB7285">
          <w:t xml:space="preserve">: </w:t>
        </w:r>
        <w:commentRangeStart w:id="60"/>
        <w:r w:rsidR="00BB7285">
          <w:t>(</w:t>
        </w:r>
      </w:ins>
      <w:ins w:id="61" w:author="Tanja Schub" w:date="2023-11-26T21:56:00Z">
        <w:r w:rsidR="00BB7285">
          <w:t>1)</w:t>
        </w:r>
      </w:ins>
      <w:del w:id="62" w:author="Tanja Schub" w:date="2023-11-26T21:56:00Z">
        <w:r w:rsidDel="00BB7285">
          <w:delText>, First,</w:delText>
        </w:r>
      </w:del>
      <w:r>
        <w:t xml:space="preserve"> the relatively low-interest rate regime that the economy is enjoying</w:t>
      </w:r>
      <w:ins w:id="63" w:author="Tanja Schub" w:date="2023-11-26T21:56:00Z">
        <w:r w:rsidR="00BB7285">
          <w:t>;</w:t>
        </w:r>
      </w:ins>
      <w:del w:id="64" w:author="Tanja Schub" w:date="2023-11-26T21:56:00Z">
        <w:r w:rsidDel="00BB7285">
          <w:delText>.</w:delText>
        </w:r>
      </w:del>
      <w:r>
        <w:t xml:space="preserve"> </w:t>
      </w:r>
      <w:ins w:id="65" w:author="Tanja Schub" w:date="2023-11-26T21:56:00Z">
        <w:r w:rsidR="00BB7285">
          <w:t>(2)</w:t>
        </w:r>
      </w:ins>
      <w:del w:id="66" w:author="Tanja Schub" w:date="2023-11-26T21:56:00Z">
        <w:r w:rsidDel="00BB7285">
          <w:delText>Second,</w:delText>
        </w:r>
      </w:del>
      <w:r>
        <w:t xml:space="preserve"> the achievement of stable low inflation rates</w:t>
      </w:r>
      <w:ins w:id="67" w:author="Tanja Schub" w:date="2023-11-26T21:56:00Z">
        <w:r w:rsidR="00BB7285">
          <w:t xml:space="preserve">; and (3) </w:t>
        </w:r>
      </w:ins>
      <w:del w:id="68" w:author="Tanja Schub" w:date="2023-11-26T21:56:00Z">
        <w:r w:rsidDel="00BB7285">
          <w:delText xml:space="preserve">. And finally, </w:delText>
        </w:r>
      </w:del>
      <w:r>
        <w:t xml:space="preserve">the flattening of the </w:t>
      </w:r>
      <w:commentRangeStart w:id="69"/>
      <w:r>
        <w:t>Phillips Curve</w:t>
      </w:r>
      <w:commentRangeEnd w:id="60"/>
      <w:r w:rsidR="007F48A8">
        <w:rPr>
          <w:rStyle w:val="CommentReference"/>
        </w:rPr>
        <w:commentReference w:id="60"/>
      </w:r>
      <w:commentRangeEnd w:id="69"/>
      <w:r w:rsidR="007F48A8">
        <w:rPr>
          <w:rStyle w:val="CommentReference"/>
        </w:rPr>
        <w:commentReference w:id="69"/>
      </w:r>
      <w:r>
        <w:t xml:space="preserve">. </w:t>
      </w:r>
      <w:proofErr w:type="spellStart"/>
      <w:r>
        <w:t>Kliesen’s</w:t>
      </w:r>
      <w:proofErr w:type="spellEnd"/>
      <w:r>
        <w:t xml:space="preserve"> analysis concludes that during the current expansion, the </w:t>
      </w:r>
      <w:commentRangeStart w:id="70"/>
      <w:r>
        <w:t xml:space="preserve">federal funds rate </w:t>
      </w:r>
      <w:commentRangeEnd w:id="70"/>
      <w:r w:rsidR="00BB7285">
        <w:rPr>
          <w:rStyle w:val="CommentReference"/>
        </w:rPr>
        <w:commentReference w:id="70"/>
      </w:r>
      <w:r>
        <w:t xml:space="preserve">has been lower than what would be predicted by the Taylor Rule. </w:t>
      </w:r>
      <w:proofErr w:type="spellStart"/>
      <w:r>
        <w:t>Kliesen</w:t>
      </w:r>
      <w:proofErr w:type="spellEnd"/>
      <w:r>
        <w:t xml:space="preserve"> proposes that the Fed may be following a variation on the Taylor Rule </w:t>
      </w:r>
      <w:ins w:id="71" w:author="Tanja Schub" w:date="2023-11-26T22:24:00Z">
        <w:r w:rsidR="002538B7">
          <w:t xml:space="preserve">(Figure 4) </w:t>
        </w:r>
      </w:ins>
      <w:r>
        <w:t>to inform its decision-making on monetary policy</w:t>
      </w:r>
      <w:commentRangeStart w:id="72"/>
      <w:r>
        <w:t>.</w:t>
      </w:r>
      <w:commentRangeEnd w:id="72"/>
      <w:r w:rsidR="00BB7285">
        <w:rPr>
          <w:rStyle w:val="CommentReference"/>
        </w:rPr>
        <w:commentReference w:id="72"/>
      </w:r>
      <w:r>
        <w:t xml:space="preserve"> </w:t>
      </w:r>
      <w:sdt>
        <w:sdtPr>
          <w:id w:val="-885724198"/>
          <w:citation/>
        </w:sdtPr>
        <w:sdtContent>
          <w:r>
            <w:fldChar w:fldCharType="begin"/>
          </w:r>
          <w:r>
            <w:instrText xml:space="preserve">CITATION Kli191 \l 1033 </w:instrText>
          </w:r>
          <w:r>
            <w:fldChar w:fldCharType="separate"/>
          </w:r>
          <w:r>
            <w:rPr>
              <w:noProof/>
            </w:rPr>
            <w:t>(Kliesen, Is the Fed Following a “Modernized” Version of the Taylor Rule? Part 2, 2019)</w:t>
          </w:r>
          <w:r>
            <w:fldChar w:fldCharType="end"/>
          </w:r>
        </w:sdtContent>
      </w:sdt>
    </w:p>
    <w:p w14:paraId="23B161C9" w14:textId="77777777" w:rsidR="00E87A9E" w:rsidRDefault="00E87A9E" w:rsidP="00E87A9E"/>
    <w:p w14:paraId="67011111" w14:textId="77777777" w:rsidR="00E87A9E" w:rsidRDefault="00E87A9E" w:rsidP="00E87A9E">
      <w:r>
        <w:rPr>
          <w:noProof/>
        </w:rPr>
        <w:drawing>
          <wp:inline distT="114300" distB="114300" distL="114300" distR="114300" wp14:anchorId="5E8E8520" wp14:editId="1C95F38B">
            <wp:extent cx="3843338" cy="443462"/>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3843338" cy="443462"/>
                    </a:xfrm>
                    <a:prstGeom prst="rect">
                      <a:avLst/>
                    </a:prstGeom>
                    <a:ln/>
                  </pic:spPr>
                </pic:pic>
              </a:graphicData>
            </a:graphic>
          </wp:inline>
        </w:drawing>
      </w:r>
    </w:p>
    <w:p w14:paraId="2EF8AA18" w14:textId="77777777" w:rsidR="00E87A9E" w:rsidRDefault="00000000" w:rsidP="00E87A9E">
      <w:pPr>
        <w:spacing w:before="0" w:after="0"/>
        <w:ind w:left="720"/>
      </w:pPr>
      <m:oMath>
        <m:sSub>
          <m:sSubPr>
            <m:ctrlPr>
              <w:rPr>
                <w:rFonts w:ascii="Cambria Math" w:hAnsi="Cambria Math"/>
              </w:rPr>
            </m:ctrlPr>
          </m:sSubPr>
          <m:e>
            <m:r>
              <w:rPr>
                <w:rFonts w:ascii="Cambria Math" w:hAnsi="Cambria Math"/>
              </w:rPr>
              <m:t>i</m:t>
            </m:r>
          </m:e>
          <m:sub>
            <m:r>
              <w:rPr>
                <w:rFonts w:ascii="Cambria Math" w:hAnsi="Cambria Math"/>
              </w:rPr>
              <m:t>t</m:t>
            </m:r>
          </m:sub>
        </m:sSub>
      </m:oMath>
      <w:r w:rsidR="00E87A9E">
        <w:t xml:space="preserve"> - nominal federal funds rate</w:t>
      </w:r>
    </w:p>
    <w:p w14:paraId="14A22A4C" w14:textId="77777777" w:rsidR="00E87A9E" w:rsidRDefault="00E87A9E" w:rsidP="00E87A9E">
      <w:pPr>
        <w:spacing w:before="0" w:after="0"/>
        <w:ind w:left="720"/>
      </w:pPr>
      <w:r>
        <w:t>𝘱</w:t>
      </w:r>
      <m:oMath>
        <m:sSub>
          <m:sSubPr>
            <m:ctrlPr>
              <w:rPr>
                <w:rFonts w:ascii="Cambria Math" w:hAnsi="Cambria Math"/>
              </w:rPr>
            </m:ctrlPr>
          </m:sSubPr>
          <m:e>
            <m:r>
              <w:rPr>
                <w:rFonts w:ascii="Cambria Math" w:hAnsi="Cambria Math"/>
              </w:rPr>
              <m:t>i</m:t>
            </m:r>
          </m:e>
          <m:sub>
            <m:r>
              <w:rPr>
                <w:rFonts w:ascii="Cambria Math" w:hAnsi="Cambria Math"/>
              </w:rPr>
              <m:t>t-1</m:t>
            </m:r>
          </m:sub>
        </m:sSub>
      </m:oMath>
      <w:r>
        <w:t xml:space="preserve"> - one quarter lag term for the federal funds target rate with a fixed coefficient</w:t>
      </w:r>
    </w:p>
    <w:p w14:paraId="2C3D5557" w14:textId="77777777" w:rsidR="00E87A9E" w:rsidRDefault="00000000" w:rsidP="00E87A9E">
      <w:pPr>
        <w:spacing w:before="0" w:after="0"/>
        <w:ind w:left="720"/>
      </w:pPr>
      <m:oMath>
        <m:sSubSup>
          <m:sSubSupPr>
            <m:ctrlPr>
              <w:rPr>
                <w:rFonts w:ascii="Cambria Math" w:hAnsi="Cambria Math"/>
              </w:rPr>
            </m:ctrlPr>
          </m:sSubSupPr>
          <m:e>
            <m:r>
              <w:rPr>
                <w:rFonts w:ascii="Cambria Math" w:hAnsi="Cambria Math"/>
              </w:rPr>
              <m:t>r</m:t>
            </m:r>
          </m:e>
          <m:sub>
            <m:r>
              <w:rPr>
                <w:rFonts w:ascii="Cambria Math" w:hAnsi="Cambria Math"/>
              </w:rPr>
              <m:t>t</m:t>
            </m:r>
          </m:sub>
          <m:sup>
            <m:r>
              <w:rPr>
                <w:rFonts w:ascii="Cambria Math" w:hAnsi="Cambria Math"/>
              </w:rPr>
              <m:t>*</m:t>
            </m:r>
          </m:sup>
        </m:sSubSup>
      </m:oMath>
      <w:r w:rsidR="00E87A9E">
        <w:t xml:space="preserve">  - equilibrium real interest rate over time</w:t>
      </w:r>
    </w:p>
    <w:p w14:paraId="47FFB921" w14:textId="77777777" w:rsidR="00E87A9E" w:rsidRDefault="00E87A9E" w:rsidP="00E87A9E">
      <w:pPr>
        <w:spacing w:before="0" w:after="0"/>
        <w:ind w:left="720"/>
      </w:pPr>
      <w:r>
        <w:lastRenderedPageBreak/>
        <w:t xml:space="preserve"> π * - Fed’s inflation target</w:t>
      </w:r>
    </w:p>
    <w:p w14:paraId="386E0E9D" w14:textId="77777777" w:rsidR="00E87A9E" w:rsidRDefault="00000000" w:rsidP="00E87A9E">
      <w:pPr>
        <w:spacing w:before="0" w:after="0"/>
        <w:ind w:left="720"/>
      </w:pPr>
      <m:oMath>
        <m:sSub>
          <m:sSubPr>
            <m:ctrlPr>
              <w:rPr>
                <w:rFonts w:ascii="Cambria Math" w:hAnsi="Cambria Math"/>
              </w:rPr>
            </m:ctrlPr>
          </m:sSubPr>
          <m:e>
            <m:r>
              <w:rPr>
                <w:rFonts w:ascii="Cambria Math" w:hAnsi="Cambria Math"/>
              </w:rPr>
              <m:t>ø</m:t>
            </m:r>
          </m:e>
          <m:sub>
            <m:r>
              <w:rPr>
                <w:rFonts w:ascii="Cambria Math" w:hAnsi="Cambria Math"/>
              </w:rPr>
              <m:t>π</m:t>
            </m:r>
          </m:sub>
        </m:sSub>
        <m:sSubSup>
          <m:sSubSupPr>
            <m:ctrlPr>
              <w:rPr>
                <w:rFonts w:ascii="Cambria Math" w:hAnsi="Cambria Math"/>
              </w:rPr>
            </m:ctrlPr>
          </m:sSubSupPr>
          <m:e>
            <m:r>
              <w:rPr>
                <w:rFonts w:ascii="Cambria Math" w:hAnsi="Cambria Math"/>
              </w:rPr>
              <m:t>π</m:t>
            </m:r>
          </m:e>
          <m:sub>
            <m:r>
              <w:rPr>
                <w:rFonts w:ascii="Cambria Math" w:hAnsi="Cambria Math"/>
              </w:rPr>
              <m:t>t</m:t>
            </m:r>
          </m:sub>
          <m:sup>
            <m:r>
              <w:rPr>
                <w:rFonts w:ascii="Cambria Math" w:hAnsi="Cambria Math"/>
              </w:rPr>
              <m:t>GAP</m:t>
            </m:r>
          </m:sup>
        </m:sSubSup>
        <m:r>
          <w:rPr>
            <w:rFonts w:ascii="Cambria Math" w:hAnsi="Cambria Math"/>
          </w:rPr>
          <m:t xml:space="preserve">  </m:t>
        </m:r>
      </m:oMath>
      <w:r w:rsidR="00E87A9E">
        <w:t xml:space="preserve"> - output inflation gap with a fixed coefficient</w:t>
      </w:r>
    </w:p>
    <w:p w14:paraId="71337EE4" w14:textId="77777777" w:rsidR="00E87A9E" w:rsidRDefault="00000000" w:rsidP="00E87A9E">
      <w:pPr>
        <w:spacing w:before="0" w:after="0"/>
        <w:ind w:left="720"/>
      </w:pPr>
      <m:oMath>
        <m:sSub>
          <m:sSubPr>
            <m:ctrlPr>
              <w:rPr>
                <w:rFonts w:ascii="Cambria Math" w:hAnsi="Cambria Math"/>
              </w:rPr>
            </m:ctrlPr>
          </m:sSubPr>
          <m:e>
            <m:r>
              <w:rPr>
                <w:rFonts w:ascii="Cambria Math" w:hAnsi="Cambria Math"/>
              </w:rPr>
              <m:t>ø</m:t>
            </m:r>
          </m:e>
          <m:sub>
            <m:r>
              <w:rPr>
                <w:rFonts w:ascii="Cambria Math" w:hAnsi="Cambria Math"/>
              </w:rPr>
              <m:t>u</m:t>
            </m:r>
          </m:sub>
        </m:sSub>
        <m:r>
          <w:rPr>
            <w:rFonts w:ascii="Cambria Math" w:hAnsi="Cambria Math"/>
          </w:rPr>
          <m:t xml:space="preserve"> </m:t>
        </m:r>
        <m:sSubSup>
          <m:sSubSupPr>
            <m:ctrlPr>
              <w:rPr>
                <w:rFonts w:ascii="Cambria Math" w:hAnsi="Cambria Math"/>
              </w:rPr>
            </m:ctrlPr>
          </m:sSubSupPr>
          <m:e>
            <m:r>
              <w:rPr>
                <w:rFonts w:ascii="Cambria Math" w:hAnsi="Cambria Math"/>
              </w:rPr>
              <m:t>u</m:t>
            </m:r>
          </m:e>
          <m:sub>
            <m:r>
              <w:rPr>
                <w:rFonts w:ascii="Cambria Math" w:hAnsi="Cambria Math"/>
              </w:rPr>
              <m:t>t</m:t>
            </m:r>
          </m:sub>
          <m:sup>
            <m:r>
              <w:rPr>
                <w:rFonts w:ascii="Cambria Math" w:hAnsi="Cambria Math"/>
              </w:rPr>
              <m:t>GAP</m:t>
            </m:r>
          </m:sup>
        </m:sSubSup>
        <m:r>
          <w:rPr>
            <w:rFonts w:ascii="Cambria Math" w:hAnsi="Cambria Math"/>
          </w:rPr>
          <m:t xml:space="preserve"> </m:t>
        </m:r>
      </m:oMath>
      <w:r w:rsidR="00E87A9E">
        <w:t xml:space="preserve"> - unemployment gap with a fixed coefficient</w:t>
      </w:r>
    </w:p>
    <w:p w14:paraId="5F97D335" w14:textId="551553BB" w:rsidR="00E87A9E" w:rsidRDefault="00E87A9E" w:rsidP="00E87A9E">
      <w:pPr>
        <w:pStyle w:val="Caption"/>
      </w:pPr>
      <w:bookmarkStart w:id="73" w:name="_Toc146658356"/>
      <w:bookmarkStart w:id="74" w:name="_Toc151923003"/>
      <w:r>
        <w:t xml:space="preserve">Figure </w:t>
      </w:r>
      <w:r>
        <w:rPr>
          <w:noProof/>
        </w:rPr>
        <w:fldChar w:fldCharType="begin"/>
      </w:r>
      <w:r>
        <w:rPr>
          <w:noProof/>
        </w:rPr>
        <w:instrText xml:space="preserve"> SEQ Figure \* ARABIC </w:instrText>
      </w:r>
      <w:r>
        <w:rPr>
          <w:noProof/>
        </w:rPr>
        <w:fldChar w:fldCharType="separate"/>
      </w:r>
      <w:r w:rsidR="00F13507">
        <w:rPr>
          <w:noProof/>
        </w:rPr>
        <w:t>4</w:t>
      </w:r>
      <w:r>
        <w:rPr>
          <w:noProof/>
        </w:rPr>
        <w:fldChar w:fldCharType="end"/>
      </w:r>
      <w:r>
        <w:t>: Modified Taylor Rule</w:t>
      </w:r>
      <w:bookmarkEnd w:id="73"/>
      <w:bookmarkEnd w:id="74"/>
    </w:p>
    <w:p w14:paraId="2D240F7B" w14:textId="77777777" w:rsidR="00864F48" w:rsidRDefault="00864F48"/>
    <w:p w14:paraId="66A6C6DC" w14:textId="57878271" w:rsidR="00864F48" w:rsidRDefault="00864F48">
      <w:r w:rsidRPr="00864F48">
        <w:t xml:space="preserve">At the time of </w:t>
      </w:r>
      <w:del w:id="75" w:author="Tanja Schub" w:date="2023-11-26T22:09:00Z">
        <w:r w:rsidRPr="00864F48" w:rsidDel="007F48A8">
          <w:delText xml:space="preserve">his </w:delText>
        </w:r>
      </w:del>
      <w:proofErr w:type="spellStart"/>
      <w:ins w:id="76" w:author="Tanja Schub" w:date="2023-11-26T22:09:00Z">
        <w:r w:rsidR="007F48A8">
          <w:t>Kliesen’</w:t>
        </w:r>
      </w:ins>
      <w:ins w:id="77" w:author="Tanja Schub" w:date="2023-11-26T22:11:00Z">
        <w:r w:rsidR="007F48A8">
          <w:t>s</w:t>
        </w:r>
      </w:ins>
      <w:proofErr w:type="spellEnd"/>
      <w:ins w:id="78" w:author="Tanja Schub" w:date="2023-11-26T22:09:00Z">
        <w:r w:rsidR="007F48A8" w:rsidRPr="00864F48">
          <w:t xml:space="preserve"> </w:t>
        </w:r>
      </w:ins>
      <w:r w:rsidRPr="00864F48">
        <w:t xml:space="preserve">publication in 2019, the economy was experiencing historically </w:t>
      </w:r>
      <w:commentRangeStart w:id="79"/>
      <w:r w:rsidRPr="00864F48">
        <w:t>low levels of interest rates and inflation</w:t>
      </w:r>
      <w:commentRangeEnd w:id="79"/>
      <w:r w:rsidR="007F48A8">
        <w:rPr>
          <w:rStyle w:val="CommentReference"/>
        </w:rPr>
        <w:commentReference w:id="79"/>
      </w:r>
      <w:r w:rsidRPr="00864F48">
        <w:t xml:space="preserve">. Since early 2021, there has been a reversal as the inflation rate increased and interest rates began to rise. </w:t>
      </w:r>
      <w:proofErr w:type="gramStart"/>
      <w:r w:rsidRPr="00864F48">
        <w:t>In light of</w:t>
      </w:r>
      <w:proofErr w:type="gramEnd"/>
      <w:r w:rsidRPr="00864F48">
        <w:t xml:space="preserve"> the economic conditions since 2021, it will be interesting to revisit the shape of the Philips Curve and the alignment of the Taylor Rule with the prevailing </w:t>
      </w:r>
      <w:commentRangeStart w:id="80"/>
      <w:r w:rsidRPr="00864F48">
        <w:t>Effective</w:t>
      </w:r>
      <w:commentRangeEnd w:id="80"/>
      <w:r w:rsidR="007F48A8">
        <w:rPr>
          <w:rStyle w:val="CommentReference"/>
        </w:rPr>
        <w:commentReference w:id="80"/>
      </w:r>
      <w:r w:rsidRPr="00864F48">
        <w:t xml:space="preserve"> Federal Funds Rate.</w:t>
      </w:r>
    </w:p>
    <w:p w14:paraId="5C378DD9" w14:textId="77777777" w:rsidR="00864F48" w:rsidRDefault="00864F48"/>
    <w:p w14:paraId="14B0F631" w14:textId="08B71E11" w:rsidR="00510141" w:rsidRDefault="00510141" w:rsidP="00510141">
      <w:pPr>
        <w:pStyle w:val="Heading2"/>
      </w:pPr>
      <w:bookmarkStart w:id="81" w:name="_Toc151923262"/>
      <w:del w:id="82" w:author="Tanja Schub" w:date="2023-11-26T21:39:00Z">
        <w:r w:rsidDel="00162FD3">
          <w:delText xml:space="preserve">The </w:delText>
        </w:r>
      </w:del>
      <w:r>
        <w:t>Composition of the Federal Open Market Committee</w:t>
      </w:r>
      <w:bookmarkEnd w:id="81"/>
    </w:p>
    <w:p w14:paraId="1A11D389" w14:textId="2396B9C8" w:rsidR="00EF48FD" w:rsidRPr="00A4022F" w:rsidDel="007F48A8" w:rsidRDefault="00A4022F">
      <w:pPr>
        <w:rPr>
          <w:del w:id="83" w:author="Tanja Schub" w:date="2023-11-26T22:14:00Z"/>
          <w:color w:val="C00000"/>
        </w:rPr>
      </w:pPr>
      <w:r w:rsidRPr="00A4022F">
        <w:t xml:space="preserve">The composition of the FOMC has changed overtime. </w:t>
      </w:r>
      <w:r w:rsidR="00715C15" w:rsidRPr="00A4022F">
        <w:t>Wilson</w:t>
      </w:r>
      <w:r w:rsidR="007314F2" w:rsidRPr="00A4022F">
        <w:t xml:space="preserve"> (2019)</w:t>
      </w:r>
      <w:r w:rsidR="00715C15" w:rsidRPr="00A4022F">
        <w:t xml:space="preserve"> analyzed the tenure of Federal Reserve Chairs from William McChesney to Janet L. Yellen</w:t>
      </w:r>
      <w:ins w:id="84" w:author="Tanja Schub" w:date="2023-11-26T22:13:00Z">
        <w:r w:rsidR="007F48A8">
          <w:t xml:space="preserve"> </w:t>
        </w:r>
      </w:ins>
      <w:del w:id="85" w:author="Tanja Schub" w:date="2023-11-26T22:13:00Z">
        <w:r w:rsidR="004A1464" w:rsidDel="007F48A8">
          <w:delText xml:space="preserve">. </w:delText>
        </w:r>
        <w:r w:rsidR="00715C15" w:rsidDel="007F48A8">
          <w:delText xml:space="preserve">The researcher </w:delText>
        </w:r>
      </w:del>
      <w:r w:rsidR="00715C15">
        <w:t>us</w:t>
      </w:r>
      <w:ins w:id="86" w:author="Tanja Schub" w:date="2023-11-26T22:14:00Z">
        <w:r w:rsidR="007F48A8">
          <w:t>ing</w:t>
        </w:r>
      </w:ins>
      <w:del w:id="87" w:author="Tanja Schub" w:date="2023-11-26T22:14:00Z">
        <w:r w:rsidR="00715C15" w:rsidDel="007F48A8">
          <w:delText>e</w:delText>
        </w:r>
      </w:del>
      <w:del w:id="88" w:author="Tanja Schub" w:date="2023-11-26T22:13:00Z">
        <w:r w:rsidR="00715C15" w:rsidDel="007F48A8">
          <w:delText>d</w:delText>
        </w:r>
      </w:del>
      <w:r w:rsidR="00715C15">
        <w:t xml:space="preserve"> the Unemployment Rate, the </w:t>
      </w:r>
      <w:r w:rsidR="001E380B">
        <w:t>EDI</w:t>
      </w:r>
      <w:r w:rsidR="00715C15">
        <w:t xml:space="preserve">, and the Taylor Rule to score the tenures of individual </w:t>
      </w:r>
      <w:del w:id="89" w:author="Tanja Schub" w:date="2023-11-26T22:14:00Z">
        <w:r w:rsidR="00715C15" w:rsidDel="007F48A8">
          <w:delText xml:space="preserve">Federal Reserve </w:delText>
        </w:r>
      </w:del>
      <w:r w:rsidR="00715C15">
        <w:t>Chairs</w:t>
      </w:r>
      <w:r w:rsidR="002E5747">
        <w:t xml:space="preserve"> in terms of </w:t>
      </w:r>
      <w:r w:rsidR="00715C15">
        <w:t xml:space="preserve">the relative importance placed on each component of the dual mandate. </w:t>
      </w:r>
    </w:p>
    <w:p w14:paraId="19D9703C" w14:textId="03FB9999" w:rsidR="004A1464" w:rsidRDefault="007314F2" w:rsidP="004A1464">
      <w:r>
        <w:t>Wilson found that the approach to monetary policy has changed over time. Furthermore, he found the Yellen</w:t>
      </w:r>
      <w:ins w:id="90" w:author="Tanja Schub" w:date="2023-11-26T22:14:00Z">
        <w:r w:rsidR="007F48A8">
          <w:t>-led</w:t>
        </w:r>
      </w:ins>
      <w:r>
        <w:t xml:space="preserve"> Fed</w:t>
      </w:r>
      <w:ins w:id="91" w:author="Tanja Schub" w:date="2023-11-26T22:14:00Z">
        <w:r w:rsidR="007F48A8">
          <w:t>eral Reserve</w:t>
        </w:r>
      </w:ins>
      <w:r>
        <w:t xml:space="preserve"> to be the most dovish in history regarding short-term interest rates relative to inflation. </w:t>
      </w:r>
      <w:r w:rsidR="004A1464">
        <w:t xml:space="preserve">Wilson was not able to conclude if behavioral changes are a function of changing macroeconomic dynamics or changes in how the decision-making members </w:t>
      </w:r>
      <w:del w:id="92" w:author="Tanja Schub" w:date="2023-11-26T22:15:00Z">
        <w:r w:rsidR="004A1464" w:rsidDel="002538B7">
          <w:delText xml:space="preserve">of the Fed </w:delText>
        </w:r>
      </w:del>
      <w:r w:rsidR="004A1464">
        <w:t>view the role of the Federal Reserve as a whol</w:t>
      </w:r>
      <w:commentRangeStart w:id="93"/>
      <w:r w:rsidR="004A1464">
        <w:t>e</w:t>
      </w:r>
      <w:commentRangeEnd w:id="93"/>
      <w:r w:rsidR="002538B7">
        <w:rPr>
          <w:rStyle w:val="CommentReference"/>
        </w:rPr>
        <w:commentReference w:id="93"/>
      </w:r>
      <w:r w:rsidR="004A1464">
        <w:t xml:space="preserve"> </w:t>
      </w:r>
      <w:sdt>
        <w:sdtPr>
          <w:id w:val="-977152727"/>
          <w:citation/>
        </w:sdtPr>
        <w:sdtContent>
          <w:r w:rsidR="004A1464">
            <w:fldChar w:fldCharType="begin"/>
          </w:r>
          <w:r w:rsidR="004A1464">
            <w:instrText xml:space="preserve">CITATION Wil14 \l 1033 </w:instrText>
          </w:r>
          <w:r w:rsidR="004A1464">
            <w:fldChar w:fldCharType="separate"/>
          </w:r>
          <w:r w:rsidR="004A1464">
            <w:rPr>
              <w:noProof/>
            </w:rPr>
            <w:t>(Wilson, 2019)</w:t>
          </w:r>
          <w:r w:rsidR="004A1464">
            <w:fldChar w:fldCharType="end"/>
          </w:r>
        </w:sdtContent>
      </w:sdt>
      <w:r w:rsidR="004A1464">
        <w:t>.</w:t>
      </w:r>
    </w:p>
    <w:p w14:paraId="0D978100" w14:textId="77777777" w:rsidR="004A1464" w:rsidRDefault="004A1464">
      <w:pPr>
        <w:rPr>
          <w:rFonts w:eastAsiaTheme="majorEastAsia" w:cstheme="majorBidi"/>
          <w:b/>
          <w:bCs/>
          <w:color w:val="3170A8" w:themeColor="accent1" w:themeShade="B5"/>
          <w:sz w:val="32"/>
          <w:szCs w:val="32"/>
        </w:rPr>
      </w:pPr>
      <w:r>
        <w:br w:type="page"/>
      </w:r>
    </w:p>
    <w:p w14:paraId="7209FEF5" w14:textId="533E06CB" w:rsidR="005D36B8" w:rsidRDefault="005D36B8" w:rsidP="005D36B8">
      <w:pPr>
        <w:pStyle w:val="Heading1"/>
      </w:pPr>
      <w:bookmarkStart w:id="94" w:name="_Toc151923263"/>
      <w:r>
        <w:lastRenderedPageBreak/>
        <w:t>Research Question</w:t>
      </w:r>
      <w:bookmarkEnd w:id="94"/>
    </w:p>
    <w:p w14:paraId="0486F305" w14:textId="617DF050" w:rsidR="005D36B8" w:rsidRDefault="005D36B8" w:rsidP="005D36B8">
      <w:pPr>
        <w:pBdr>
          <w:top w:val="nil"/>
          <w:left w:val="nil"/>
          <w:bottom w:val="nil"/>
          <w:right w:val="nil"/>
          <w:between w:val="nil"/>
        </w:pBdr>
        <w:spacing w:line="240" w:lineRule="auto"/>
      </w:pPr>
      <w:r>
        <w:t xml:space="preserve">This analysis will not evaluate the relative merits of the dual mandate but will instead focus on how the Federal Reserve balances the dual mandate when setting monetary policy. I will </w:t>
      </w:r>
      <w:del w:id="95" w:author="Tanja Schub" w:date="2023-11-26T22:16:00Z">
        <w:r w:rsidDel="002538B7">
          <w:delText xml:space="preserve">endeavor </w:delText>
        </w:r>
      </w:del>
      <w:ins w:id="96" w:author="Tanja Schub" w:date="2023-11-26T22:16:00Z">
        <w:r w:rsidR="002538B7">
          <w:t>attempt</w:t>
        </w:r>
        <w:r w:rsidR="002538B7">
          <w:t xml:space="preserve"> </w:t>
        </w:r>
      </w:ins>
      <w:r>
        <w:t>to measure the relative importance of full employment and price stability in the Fed</w:t>
      </w:r>
      <w:ins w:id="97" w:author="Tanja Schub" w:date="2023-11-26T22:16:00Z">
        <w:r w:rsidR="002538B7">
          <w:t>eral Reser</w:t>
        </w:r>
      </w:ins>
      <w:ins w:id="98" w:author="Tanja Schub" w:date="2023-11-26T22:17:00Z">
        <w:r w:rsidR="002538B7">
          <w:t>ve</w:t>
        </w:r>
      </w:ins>
      <w:r>
        <w:t>’s decision-making process</w:t>
      </w:r>
      <w:ins w:id="99" w:author="Tanja Schub" w:date="2023-11-26T22:17:00Z">
        <w:r w:rsidR="002538B7">
          <w:t xml:space="preserve">, </w:t>
        </w:r>
      </w:ins>
      <w:del w:id="100" w:author="Tanja Schub" w:date="2023-11-26T22:17:00Z">
        <w:r w:rsidDel="002538B7">
          <w:delText xml:space="preserve">. The analysis will </w:delText>
        </w:r>
      </w:del>
      <w:r>
        <w:t>us</w:t>
      </w:r>
      <w:ins w:id="101" w:author="Tanja Schub" w:date="2023-11-26T22:17:00Z">
        <w:r w:rsidR="002538B7">
          <w:t>ing</w:t>
        </w:r>
      </w:ins>
      <w:del w:id="102" w:author="Tanja Schub" w:date="2023-11-26T22:17:00Z">
        <w:r w:rsidDel="002538B7">
          <w:delText>e</w:delText>
        </w:r>
      </w:del>
      <w:r>
        <w:t xml:space="preserve"> regression to evaluate the relative strength of the relationship between the federal funds rate, inflation, and unemployment.</w:t>
      </w:r>
    </w:p>
    <w:p w14:paraId="1D02E5E0" w14:textId="4549D408" w:rsidR="001E380B" w:rsidRDefault="005D36B8" w:rsidP="001E380B">
      <w:pPr>
        <w:pBdr>
          <w:top w:val="nil"/>
          <w:left w:val="nil"/>
          <w:bottom w:val="nil"/>
          <w:right w:val="nil"/>
          <w:between w:val="nil"/>
        </w:pBdr>
        <w:spacing w:line="240" w:lineRule="auto"/>
      </w:pPr>
      <w:commentRangeStart w:id="103"/>
      <w:r>
        <w:t>Specifically, how much weight does the Federal Reserve put on inflation v</w:t>
      </w:r>
      <w:r w:rsidR="00220FB8">
        <w:t>er</w:t>
      </w:r>
      <w:r>
        <w:t>s</w:t>
      </w:r>
      <w:r w:rsidR="00220FB8">
        <w:t>us</w:t>
      </w:r>
      <w:r>
        <w:t xml:space="preserve"> the pursuit of full employment in setting the target federal funds rate? Put another way, when faced with competing priorities or economic indicators, does the Federal Reserve favor one element of its dual mandates over the other?  </w:t>
      </w:r>
      <w:commentRangeEnd w:id="103"/>
      <w:r w:rsidR="002538B7">
        <w:rPr>
          <w:rStyle w:val="CommentReference"/>
        </w:rPr>
        <w:commentReference w:id="103"/>
      </w:r>
    </w:p>
    <w:p w14:paraId="35DD3B67" w14:textId="4C9220D8" w:rsidR="001E380B" w:rsidRPr="001E380B" w:rsidRDefault="001E380B" w:rsidP="001E380B">
      <w:pPr>
        <w:pBdr>
          <w:top w:val="nil"/>
          <w:left w:val="nil"/>
          <w:bottom w:val="nil"/>
          <w:right w:val="nil"/>
          <w:between w:val="nil"/>
        </w:pBdr>
        <w:spacing w:line="240" w:lineRule="auto"/>
      </w:pPr>
      <w:r w:rsidRPr="001E380B">
        <w:t xml:space="preserve">To comprehensively analyze the Federal Reserve's decision-making process, I will explore the impacts of economic stress and the composition of the open market committee on its decision-making. Periods of economic stress include the stagflation era of the 1970s, the financial crisis of 2007, and the 2020 pandemic economy. During these times, the Federal Reserve took extraordinary measures to safeguard the economic system. To simplify the analysis, I will use the Federal Reserve Chair as a proxy for FOMC composition. In future studies, it would be interesting to analyze each member of FOMC, but that is beyond the scope of this paper. </w:t>
      </w:r>
    </w:p>
    <w:p w14:paraId="5A21BD7A" w14:textId="63FE8265" w:rsidR="00EF48FD" w:rsidRDefault="005D36B8">
      <w:pPr>
        <w:pStyle w:val="Heading1"/>
      </w:pPr>
      <w:bookmarkStart w:id="104" w:name="_Toc151923264"/>
      <w:r>
        <w:t>Hypothesis</w:t>
      </w:r>
      <w:bookmarkEnd w:id="104"/>
    </w:p>
    <w:p w14:paraId="45748A0E" w14:textId="2B2A0C64" w:rsidR="00EF48FD" w:rsidRDefault="00715C15">
      <w:commentRangeStart w:id="105"/>
      <w:r>
        <w:t xml:space="preserve">Despite the Federal Reserve's stated mandate to take a balanced approach to monetary policy, there is a healthy debate regarding how measures of inflation and full employment impact decision-making by the </w:t>
      </w:r>
      <w:r w:rsidR="008B5F8D">
        <w:t>FOMC</w:t>
      </w:r>
      <w:r>
        <w:t xml:space="preserve">. To explore this debate, </w:t>
      </w:r>
      <w:commentRangeEnd w:id="105"/>
      <w:r w:rsidR="002538B7">
        <w:rPr>
          <w:rStyle w:val="CommentReference"/>
        </w:rPr>
        <w:commentReference w:id="105"/>
      </w:r>
      <w:r>
        <w:t xml:space="preserve">I will focus on the inputs and outputs of the FOMC's monetary policy decision-making process. Specifically, I will focus on the economic indicators for inflation and unemployment as inputs to the FOMC decision. The output of the deliberations will be the </w:t>
      </w:r>
      <w:r w:rsidR="0052201D" w:rsidRPr="0052201D">
        <w:t>Federal Funds Effective Rate</w:t>
      </w:r>
      <w:r>
        <w:t xml:space="preserve">. </w:t>
      </w:r>
    </w:p>
    <w:p w14:paraId="22E12556" w14:textId="7732A00B" w:rsidR="00EF48FD" w:rsidRDefault="00715C15">
      <w:r>
        <w:t xml:space="preserve">Each decision by the </w:t>
      </w:r>
      <w:r w:rsidR="008B5F8D">
        <w:t>FOMC</w:t>
      </w:r>
      <w:r>
        <w:t xml:space="preserve"> is aligned with economic indicators that reflect one aspect of the dual mandate. Regression analysis </w:t>
      </w:r>
      <w:r w:rsidR="008B5F8D">
        <w:t>will be</w:t>
      </w:r>
      <w:r>
        <w:t xml:space="preserve"> used to quantify the relative impact of inflation and unemployment on the </w:t>
      </w:r>
      <w:commentRangeStart w:id="106"/>
      <w:r w:rsidR="0052201D" w:rsidRPr="0052201D">
        <w:t>Federal Funds Effective Rate</w:t>
      </w:r>
      <w:commentRangeEnd w:id="106"/>
      <w:r w:rsidR="002538B7">
        <w:rPr>
          <w:rStyle w:val="CommentReference"/>
        </w:rPr>
        <w:commentReference w:id="106"/>
      </w:r>
      <w:r>
        <w:t xml:space="preserve">. Regression models will be built to predict the actions of the FOMC based on the level of inflation or the unemployment rate. The accuracy and performance of the individual models will reflect the weight that the FOMC assigns to the individual components of the dual mandate. </w:t>
      </w:r>
    </w:p>
    <w:p w14:paraId="32621D73" w14:textId="77777777" w:rsidR="00EF48FD" w:rsidRDefault="00715C15">
      <w:pPr>
        <w:spacing w:before="0" w:after="0"/>
        <w:rPr>
          <w:color w:val="0E101A"/>
        </w:rPr>
      </w:pPr>
      <w:r>
        <w:rPr>
          <w:color w:val="0E101A"/>
        </w:rPr>
        <w:lastRenderedPageBreak/>
        <w:t>This research question is broken down into the following hypotheses:</w:t>
      </w:r>
    </w:p>
    <w:p w14:paraId="79108A02" w14:textId="625EBC9B" w:rsidR="00EF48FD" w:rsidRDefault="00715C15">
      <w:pPr>
        <w:numPr>
          <w:ilvl w:val="0"/>
          <w:numId w:val="1"/>
        </w:numPr>
        <w:spacing w:before="0" w:after="0"/>
      </w:pPr>
      <w:r>
        <w:rPr>
          <w:color w:val="0E101A"/>
        </w:rPr>
        <w:t xml:space="preserve">H0 - The Federal Reserve applies equal weights to inflation and employment targets </w:t>
      </w:r>
      <w:r w:rsidR="008B5F8D">
        <w:rPr>
          <w:color w:val="0E101A"/>
        </w:rPr>
        <w:t>when</w:t>
      </w:r>
      <w:r>
        <w:rPr>
          <w:color w:val="0E101A"/>
        </w:rPr>
        <w:t xml:space="preserve"> determining its monetary policy</w:t>
      </w:r>
      <w:r w:rsidR="00FC120E">
        <w:rPr>
          <w:color w:val="0E101A"/>
        </w:rPr>
        <w:t>.</w:t>
      </w:r>
    </w:p>
    <w:p w14:paraId="0A8B68A3" w14:textId="3C555F95" w:rsidR="00EF48FD" w:rsidRDefault="00715C15">
      <w:pPr>
        <w:numPr>
          <w:ilvl w:val="0"/>
          <w:numId w:val="1"/>
        </w:numPr>
        <w:spacing w:before="0" w:after="0"/>
      </w:pPr>
      <w:r>
        <w:rPr>
          <w:color w:val="0E101A"/>
        </w:rPr>
        <w:t>H1 - The Federal Reserve emphasizes its inflation targets when determining monetary policy</w:t>
      </w:r>
      <w:r w:rsidR="00FC120E">
        <w:rPr>
          <w:color w:val="0E101A"/>
        </w:rPr>
        <w:t>.</w:t>
      </w:r>
    </w:p>
    <w:p w14:paraId="2139FD13" w14:textId="46D71AFF" w:rsidR="00EF48FD" w:rsidRDefault="008B5F8D">
      <w:pPr>
        <w:numPr>
          <w:ilvl w:val="0"/>
          <w:numId w:val="1"/>
        </w:numPr>
        <w:spacing w:before="0" w:after="0"/>
      </w:pPr>
      <w:r>
        <w:rPr>
          <w:color w:val="0E101A"/>
        </w:rPr>
        <w:t>H2 - The Federal Reserve emphasizes the employment rate when determining monetary policy</w:t>
      </w:r>
      <w:r w:rsidR="00FC120E">
        <w:rPr>
          <w:color w:val="0E101A"/>
        </w:rPr>
        <w:t>.</w:t>
      </w:r>
    </w:p>
    <w:p w14:paraId="36C746E1" w14:textId="5941DFC8" w:rsidR="005D36B8" w:rsidRDefault="005D36B8" w:rsidP="005D36B8">
      <w:pPr>
        <w:pStyle w:val="Heading1"/>
      </w:pPr>
      <w:bookmarkStart w:id="107" w:name="_Toc151923265"/>
      <w:r>
        <w:t>Methodology</w:t>
      </w:r>
      <w:bookmarkEnd w:id="107"/>
    </w:p>
    <w:p w14:paraId="48AE7CCC" w14:textId="34BFA26F" w:rsidR="00EF48FD" w:rsidRDefault="00715C15">
      <w:pPr>
        <w:pStyle w:val="Heading2"/>
        <w:keepNext w:val="0"/>
        <w:keepLines w:val="0"/>
      </w:pPr>
      <w:bookmarkStart w:id="108" w:name="_Toc151923266"/>
      <w:r>
        <w:t>Dataset</w:t>
      </w:r>
      <w:bookmarkEnd w:id="108"/>
    </w:p>
    <w:p w14:paraId="01AF7D82" w14:textId="73631222" w:rsidR="008503BF" w:rsidRDefault="001E380B" w:rsidP="0052201D">
      <w:pPr>
        <w:rPr>
          <w:color w:val="0E101A"/>
        </w:rPr>
      </w:pPr>
      <w:r w:rsidRPr="001E380B">
        <w:rPr>
          <w:color w:val="0E101A"/>
        </w:rPr>
        <w:t xml:space="preserve">The </w:t>
      </w:r>
      <w:r>
        <w:rPr>
          <w:color w:val="0E101A"/>
        </w:rPr>
        <w:t xml:space="preserve">FOMC </w:t>
      </w:r>
      <w:r w:rsidRPr="001E380B">
        <w:rPr>
          <w:color w:val="0E101A"/>
        </w:rPr>
        <w:t xml:space="preserve">meets eight times a year. The output of the FOMC meetings includes meeting minutes and a </w:t>
      </w:r>
      <w:r w:rsidR="006318A9">
        <w:rPr>
          <w:color w:val="0E101A"/>
        </w:rPr>
        <w:t>t</w:t>
      </w:r>
      <w:r w:rsidRPr="001E380B">
        <w:rPr>
          <w:color w:val="0E101A"/>
        </w:rPr>
        <w:t xml:space="preserve">arget </w:t>
      </w:r>
      <w:r w:rsidR="006318A9">
        <w:rPr>
          <w:color w:val="0E101A"/>
        </w:rPr>
        <w:t>r</w:t>
      </w:r>
      <w:r w:rsidRPr="001E380B">
        <w:rPr>
          <w:color w:val="0E101A"/>
        </w:rPr>
        <w:t xml:space="preserve">ange for the </w:t>
      </w:r>
      <w:commentRangeStart w:id="109"/>
      <w:r w:rsidRPr="001E380B">
        <w:rPr>
          <w:color w:val="0E101A"/>
        </w:rPr>
        <w:t xml:space="preserve">Federal Funds Rate </w:t>
      </w:r>
      <w:commentRangeEnd w:id="109"/>
      <w:r w:rsidR="002538B7">
        <w:rPr>
          <w:rStyle w:val="CommentReference"/>
        </w:rPr>
        <w:commentReference w:id="109"/>
      </w:r>
      <w:r w:rsidRPr="001E380B">
        <w:rPr>
          <w:color w:val="0E101A"/>
        </w:rPr>
        <w:t>with an upper and lower bound. The Federal Reserve use</w:t>
      </w:r>
      <w:r w:rsidR="0094637C">
        <w:rPr>
          <w:color w:val="0E101A"/>
        </w:rPr>
        <w:t>s</w:t>
      </w:r>
      <w:r w:rsidRPr="001E380B">
        <w:rPr>
          <w:color w:val="0E101A"/>
        </w:rPr>
        <w:t xml:space="preserve"> open market operation to influence the Federal Funds Rate to achieve the </w:t>
      </w:r>
      <w:commentRangeStart w:id="110"/>
      <w:r w:rsidRPr="001E380B">
        <w:rPr>
          <w:color w:val="0E101A"/>
        </w:rPr>
        <w:t xml:space="preserve">Target Range </w:t>
      </w:r>
      <w:commentRangeEnd w:id="110"/>
      <w:r w:rsidR="002538B7">
        <w:rPr>
          <w:rStyle w:val="CommentReference"/>
        </w:rPr>
        <w:commentReference w:id="110"/>
      </w:r>
      <w:r w:rsidRPr="001E380B">
        <w:rPr>
          <w:color w:val="0E101A"/>
        </w:rPr>
        <w:t>identified during the FOMC meeting. The analysis will use the monthly Federal Funds Effective Rate (FEDFUNDS) as the target variable for the regression models</w:t>
      </w:r>
      <w:r>
        <w:rPr>
          <w:color w:val="0E101A"/>
        </w:rPr>
        <w:t xml:space="preserve"> </w:t>
      </w:r>
      <w:sdt>
        <w:sdtPr>
          <w:rPr>
            <w:color w:val="0E101A"/>
          </w:rPr>
          <w:id w:val="-558782463"/>
          <w:citation/>
        </w:sdtPr>
        <w:sdtContent>
          <w:r w:rsidR="00AB5E3F">
            <w:rPr>
              <w:color w:val="0E101A"/>
            </w:rPr>
            <w:fldChar w:fldCharType="begin"/>
          </w:r>
          <w:r w:rsidR="00AB5E3F">
            <w:rPr>
              <w:color w:val="0E101A"/>
            </w:rPr>
            <w:instrText xml:space="preserve"> CITATION Boa23 \l 1033 </w:instrText>
          </w:r>
          <w:r w:rsidR="00AB5E3F">
            <w:rPr>
              <w:color w:val="0E101A"/>
            </w:rPr>
            <w:fldChar w:fldCharType="separate"/>
          </w:r>
          <w:r w:rsidR="00AB5E3F" w:rsidRPr="00AB5E3F">
            <w:rPr>
              <w:noProof/>
              <w:color w:val="0E101A"/>
            </w:rPr>
            <w:t>(Board of Governors of the Federal Reserve System (US), 2023)</w:t>
          </w:r>
          <w:r w:rsidR="00AB5E3F">
            <w:rPr>
              <w:color w:val="0E101A"/>
            </w:rPr>
            <w:fldChar w:fldCharType="end"/>
          </w:r>
        </w:sdtContent>
      </w:sdt>
      <w:r w:rsidR="0094637C">
        <w:rPr>
          <w:color w:val="0E101A"/>
        </w:rPr>
        <w:t>.</w:t>
      </w:r>
    </w:p>
    <w:p w14:paraId="5F32236C" w14:textId="15237433" w:rsidR="008503BF" w:rsidRDefault="0052201D" w:rsidP="008503BF">
      <w:r>
        <w:t>There are numerous sources for Federal Reserve-related data. I leverage</w:t>
      </w:r>
      <w:r w:rsidR="00510141">
        <w:t>d the</w:t>
      </w:r>
      <w:r>
        <w:t xml:space="preserve"> time series data from the Federal Reserve Economic Data (FRED) project for this analysis. FRED is a project by the Economic Research Department of the Federal Reserve Bank of St Louis. It is a comprehensive collection of U.S. and international economic time series data. </w:t>
      </w:r>
      <w:r w:rsidR="004A1464">
        <w:t xml:space="preserve">Figure </w:t>
      </w:r>
      <w:r w:rsidR="00D644B2">
        <w:t>5</w:t>
      </w:r>
      <w:del w:id="111" w:author="Tanja Schub" w:date="2023-11-26T22:25:00Z">
        <w:r w:rsidR="004A1464" w:rsidDel="00BB05C5">
          <w:delText xml:space="preserve"> below,</w:delText>
        </w:r>
      </w:del>
      <w:r w:rsidR="004A1464">
        <w:t xml:space="preserve"> captures an e</w:t>
      </w:r>
      <w:r>
        <w:t xml:space="preserve">xample of </w:t>
      </w:r>
      <w:r w:rsidR="004A1464">
        <w:t xml:space="preserve">the time series </w:t>
      </w:r>
      <w:r>
        <w:t>data available from FRED.</w:t>
      </w:r>
      <w:r w:rsidR="008D3767">
        <w:t xml:space="preserve"> The </w:t>
      </w:r>
      <w:r w:rsidR="008D3767" w:rsidRPr="001E380B">
        <w:rPr>
          <w:color w:val="0E101A"/>
        </w:rPr>
        <w:t xml:space="preserve">Federal Funds Effective Rate </w:t>
      </w:r>
      <w:r w:rsidR="008D3767">
        <w:rPr>
          <w:color w:val="0E101A"/>
        </w:rPr>
        <w:t>from the previous period (</w:t>
      </w:r>
      <w:r w:rsidR="008D3767" w:rsidRPr="001E380B">
        <w:rPr>
          <w:color w:val="0E101A"/>
        </w:rPr>
        <w:t>FEDFUNDS</w:t>
      </w:r>
      <w:r w:rsidR="008D3767">
        <w:rPr>
          <w:color w:val="0E101A"/>
        </w:rPr>
        <w:t xml:space="preserve">-1) will be </w:t>
      </w:r>
      <w:commentRangeStart w:id="112"/>
      <w:r w:rsidR="008D3767">
        <w:rPr>
          <w:color w:val="0E101A"/>
        </w:rPr>
        <w:t xml:space="preserve">captured </w:t>
      </w:r>
      <w:commentRangeEnd w:id="112"/>
      <w:r w:rsidR="00BB05C5">
        <w:rPr>
          <w:rStyle w:val="CommentReference"/>
        </w:rPr>
        <w:commentReference w:id="112"/>
      </w:r>
      <w:r w:rsidR="008D3767">
        <w:rPr>
          <w:color w:val="0E101A"/>
        </w:rPr>
        <w:t xml:space="preserve">as the time shifted value of the previous periods </w:t>
      </w:r>
      <w:r w:rsidR="008D3767" w:rsidRPr="001E380B">
        <w:rPr>
          <w:color w:val="0E101A"/>
        </w:rPr>
        <w:t>Federal Funds Effective Rate</w:t>
      </w:r>
      <w:r w:rsidR="008D3767">
        <w:rPr>
          <w:color w:val="0E101A"/>
        </w:rPr>
        <w:t>.</w:t>
      </w:r>
    </w:p>
    <w:p w14:paraId="4D1857FF" w14:textId="0BF9CF71" w:rsidR="008503BF" w:rsidRDefault="008503BF">
      <w:r>
        <w:rPr>
          <w:noProof/>
        </w:rPr>
        <w:lastRenderedPageBreak/>
        <w:drawing>
          <wp:inline distT="0" distB="0" distL="0" distR="0" wp14:anchorId="7D29B36E" wp14:editId="0C096CB4">
            <wp:extent cx="5486400" cy="2317750"/>
            <wp:effectExtent l="0" t="0" r="0" b="6350"/>
            <wp:docPr id="1675586401" name="Picture 1" descr="A graph showing the value of a federal f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586401" name="Picture 1" descr="A graph showing the value of a federal fund&#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2317750"/>
                    </a:xfrm>
                    <a:prstGeom prst="rect">
                      <a:avLst/>
                    </a:prstGeom>
                    <a:noFill/>
                    <a:ln>
                      <a:noFill/>
                    </a:ln>
                  </pic:spPr>
                </pic:pic>
              </a:graphicData>
            </a:graphic>
          </wp:inline>
        </w:drawing>
      </w:r>
    </w:p>
    <w:p w14:paraId="3400E242" w14:textId="73185DAB" w:rsidR="008503BF" w:rsidRDefault="007B5742" w:rsidP="007B5742">
      <w:pPr>
        <w:pStyle w:val="Caption"/>
      </w:pPr>
      <w:bookmarkStart w:id="113" w:name="_Toc151923004"/>
      <w:r>
        <w:t xml:space="preserve">Figure </w:t>
      </w:r>
      <w:fldSimple w:instr=" SEQ Figure \* ARABIC ">
        <w:r w:rsidR="00F13507">
          <w:rPr>
            <w:noProof/>
          </w:rPr>
          <w:t>5</w:t>
        </w:r>
      </w:fldSimple>
      <w:r>
        <w:t>: Federal Funds Effective Rate Timeseries</w:t>
      </w:r>
      <w:bookmarkEnd w:id="113"/>
    </w:p>
    <w:p w14:paraId="0A3918E9" w14:textId="77777777" w:rsidR="007B5742" w:rsidRDefault="007B5742" w:rsidP="00207948">
      <w:pPr>
        <w:spacing w:before="0" w:after="0"/>
        <w:rPr>
          <w:color w:val="0E101A"/>
        </w:rPr>
      </w:pPr>
    </w:p>
    <w:p w14:paraId="4C0C8445" w14:textId="35CB5732" w:rsidR="00DF4EA7" w:rsidRDefault="00BE02CE" w:rsidP="00207948">
      <w:pPr>
        <w:spacing w:before="0" w:after="0"/>
        <w:rPr>
          <w:color w:val="0E101A"/>
        </w:rPr>
      </w:pPr>
      <w:r w:rsidRPr="00BE02CE">
        <w:rPr>
          <w:color w:val="0E101A"/>
        </w:rPr>
        <w:t xml:space="preserve">The real interest rate </w:t>
      </w:r>
      <w:ins w:id="114" w:author="Tanja Schub" w:date="2023-11-26T22:27:00Z">
        <w:r w:rsidR="00BB05C5">
          <w:rPr>
            <w:color w:val="0E101A"/>
          </w:rPr>
          <w:t>(</w:t>
        </w:r>
        <w:commentRangeStart w:id="115"/>
        <w:r w:rsidR="00BB05C5">
          <w:rPr>
            <w:color w:val="0E101A"/>
          </w:rPr>
          <w:t>Figure 6)</w:t>
        </w:r>
      </w:ins>
      <w:commentRangeEnd w:id="115"/>
      <w:ins w:id="116" w:author="Tanja Schub" w:date="2023-11-26T22:28:00Z">
        <w:r w:rsidR="00BB05C5">
          <w:rPr>
            <w:rStyle w:val="CommentReference"/>
          </w:rPr>
          <w:commentReference w:id="115"/>
        </w:r>
      </w:ins>
      <w:ins w:id="117" w:author="Tanja Schub" w:date="2023-11-26T22:27:00Z">
        <w:r w:rsidR="00BB05C5">
          <w:rPr>
            <w:color w:val="0E101A"/>
          </w:rPr>
          <w:t xml:space="preserve"> </w:t>
        </w:r>
      </w:ins>
      <w:r w:rsidRPr="00BE02CE">
        <w:rPr>
          <w:color w:val="0E101A"/>
        </w:rPr>
        <w:t>or R* is the interest rate that is expected to prevail when the economic output is at its full sustainable level. For this analysis, I selected the Holston, Laubach, and Williams estimate (Measuring the Natural Rate of Interest, 2017).</w:t>
      </w:r>
    </w:p>
    <w:p w14:paraId="5481F8C0" w14:textId="77777777" w:rsidR="00DF4EA7" w:rsidRDefault="00DF4EA7" w:rsidP="00207948">
      <w:pPr>
        <w:spacing w:before="0" w:after="0"/>
        <w:rPr>
          <w:color w:val="0E101A"/>
        </w:rPr>
      </w:pPr>
    </w:p>
    <w:p w14:paraId="0107DF1A" w14:textId="60CFF191" w:rsidR="00DF4EA7" w:rsidRDefault="00DF4EA7" w:rsidP="00207948">
      <w:pPr>
        <w:spacing w:before="0" w:after="0"/>
        <w:rPr>
          <w:color w:val="0E101A"/>
        </w:rPr>
      </w:pPr>
      <w:r>
        <w:rPr>
          <w:noProof/>
        </w:rPr>
        <w:drawing>
          <wp:inline distT="0" distB="0" distL="0" distR="0" wp14:anchorId="54D03A1B" wp14:editId="10F7C33B">
            <wp:extent cx="5486400" cy="2307590"/>
            <wp:effectExtent l="0" t="0" r="0" b="3810"/>
            <wp:docPr id="1038018807" name="Picture 69" descr="A graph showing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018807" name="Picture 69" descr="A graph showing a line graph&#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2307590"/>
                    </a:xfrm>
                    <a:prstGeom prst="rect">
                      <a:avLst/>
                    </a:prstGeom>
                    <a:noFill/>
                    <a:ln>
                      <a:noFill/>
                    </a:ln>
                  </pic:spPr>
                </pic:pic>
              </a:graphicData>
            </a:graphic>
          </wp:inline>
        </w:drawing>
      </w:r>
    </w:p>
    <w:p w14:paraId="3BC85FC4" w14:textId="53A41AB6" w:rsidR="00DF4EA7" w:rsidRDefault="00842C1B" w:rsidP="00842C1B">
      <w:pPr>
        <w:pStyle w:val="Caption"/>
        <w:rPr>
          <w:color w:val="0E101A"/>
        </w:rPr>
      </w:pPr>
      <w:bookmarkStart w:id="118" w:name="_Toc151923005"/>
      <w:r>
        <w:t xml:space="preserve">Figure </w:t>
      </w:r>
      <w:fldSimple w:instr=" SEQ Figure \* ARABIC ">
        <w:r w:rsidR="00F13507">
          <w:rPr>
            <w:noProof/>
          </w:rPr>
          <w:t>6</w:t>
        </w:r>
      </w:fldSimple>
      <w:r>
        <w:t>: Real Rate of Interest</w:t>
      </w:r>
      <w:bookmarkEnd w:id="118"/>
    </w:p>
    <w:p w14:paraId="06632C0A" w14:textId="3DFB697F" w:rsidR="00C172EE" w:rsidRDefault="00C172EE" w:rsidP="00207948">
      <w:pPr>
        <w:spacing w:before="0" w:after="0"/>
        <w:rPr>
          <w:color w:val="0E101A"/>
        </w:rPr>
      </w:pPr>
    </w:p>
    <w:p w14:paraId="4449F33D" w14:textId="7C9954BC" w:rsidR="00BE02CE" w:rsidRDefault="00BE02CE" w:rsidP="00F13507">
      <w:pPr>
        <w:spacing w:before="0" w:after="0"/>
        <w:rPr>
          <w:color w:val="0E101A"/>
        </w:rPr>
      </w:pPr>
      <w:r w:rsidRPr="00BE02CE">
        <w:rPr>
          <w:color w:val="0E101A"/>
        </w:rPr>
        <w:t>Full employment is characterized as the economy's unemployment rate aligning with the natural rate of unemployment, which is often estimated to be around 5%. The U-3 measure of labor underutilization, as calculated by the U.S. Bureau of Labor Statistics (UNRATE), will be used as the measure of unemployment in this analysis. I will note that some academics take issue with this measure of unemployment because it undercounts the true unemployment rate by omitting discouraged workers and underemployed workers</w:t>
      </w:r>
      <w:del w:id="119" w:author="Tanja Schub" w:date="2023-11-26T22:28:00Z">
        <w:r w:rsidRPr="00BE02CE" w:rsidDel="00BB05C5">
          <w:rPr>
            <w:color w:val="0E101A"/>
          </w:rPr>
          <w:delText xml:space="preserve"> </w:delText>
        </w:r>
      </w:del>
      <w:sdt>
        <w:sdtPr>
          <w:rPr>
            <w:color w:val="0E101A"/>
          </w:rPr>
          <w:id w:val="-1819182760"/>
          <w:citation/>
        </w:sdtPr>
        <w:sdtContent>
          <w:r w:rsidR="00F13507">
            <w:rPr>
              <w:color w:val="0E101A"/>
            </w:rPr>
            <w:fldChar w:fldCharType="begin"/>
          </w:r>
          <w:r w:rsidR="00F13507">
            <w:rPr>
              <w:color w:val="0E101A"/>
            </w:rPr>
            <w:instrText xml:space="preserve">CITATION USB23 \l 1033 </w:instrText>
          </w:r>
          <w:r w:rsidR="00F13507">
            <w:rPr>
              <w:color w:val="0E101A"/>
            </w:rPr>
            <w:fldChar w:fldCharType="separate"/>
          </w:r>
          <w:r w:rsidR="00F13507">
            <w:rPr>
              <w:noProof/>
              <w:color w:val="0E101A"/>
            </w:rPr>
            <w:t xml:space="preserve"> </w:t>
          </w:r>
          <w:r w:rsidR="00F13507" w:rsidRPr="00882E86">
            <w:rPr>
              <w:noProof/>
              <w:color w:val="0E101A"/>
            </w:rPr>
            <w:t xml:space="preserve">(U.S. Bureau of Labor </w:t>
          </w:r>
          <w:r w:rsidR="00F13507" w:rsidRPr="00882E86">
            <w:rPr>
              <w:noProof/>
              <w:color w:val="0E101A"/>
            </w:rPr>
            <w:lastRenderedPageBreak/>
            <w:t>Statistics, 2023)</w:t>
          </w:r>
          <w:r w:rsidR="00F13507">
            <w:rPr>
              <w:color w:val="0E101A"/>
            </w:rPr>
            <w:fldChar w:fldCharType="end"/>
          </w:r>
        </w:sdtContent>
      </w:sdt>
      <w:r w:rsidR="00F13507">
        <w:rPr>
          <w:color w:val="0E101A"/>
        </w:rPr>
        <w:t>.</w:t>
      </w:r>
      <w:r w:rsidRPr="00BE02CE">
        <w:rPr>
          <w:color w:val="0E101A"/>
        </w:rPr>
        <w:t xml:space="preserve"> The Modified Taylor Rule uses the gap between the unemployment rate when the economy is at full employment and the observed unemployment rate. Figure </w:t>
      </w:r>
      <w:r w:rsidR="00D644B2">
        <w:rPr>
          <w:color w:val="0E101A"/>
        </w:rPr>
        <w:t>7</w:t>
      </w:r>
      <w:r w:rsidRPr="00BE02CE">
        <w:rPr>
          <w:color w:val="0E101A"/>
        </w:rPr>
        <w:t xml:space="preserve"> below captures the federal unemployment rate</w:t>
      </w:r>
      <w:r w:rsidR="00D644B2">
        <w:rPr>
          <w:color w:val="0E101A"/>
        </w:rPr>
        <w:t xml:space="preserve"> and the unemployment rate gap as a</w:t>
      </w:r>
      <w:r w:rsidRPr="00BE02CE">
        <w:rPr>
          <w:color w:val="0E101A"/>
        </w:rPr>
        <w:t xml:space="preserve"> time series. </w:t>
      </w:r>
    </w:p>
    <w:p w14:paraId="4A78ECD3" w14:textId="76B46A33" w:rsidR="00207948" w:rsidRPr="001C3E97" w:rsidRDefault="00207948" w:rsidP="00207948">
      <w:pPr>
        <w:spacing w:before="0" w:after="0"/>
        <w:rPr>
          <w:color w:val="0E101A"/>
        </w:rPr>
      </w:pPr>
    </w:p>
    <w:p w14:paraId="164BCF67" w14:textId="409EE882" w:rsidR="00207948" w:rsidRDefault="003447D8">
      <w:r>
        <w:rPr>
          <w:noProof/>
        </w:rPr>
        <w:drawing>
          <wp:inline distT="0" distB="0" distL="0" distR="0" wp14:anchorId="35614C49" wp14:editId="1EC1EEED">
            <wp:extent cx="5486400" cy="2325370"/>
            <wp:effectExtent l="0" t="0" r="0" b="0"/>
            <wp:docPr id="1629722725" name="Picture 4" descr="A graph showing a line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722725" name="Picture 4" descr="A graph showing a line of a graph&#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2325370"/>
                    </a:xfrm>
                    <a:prstGeom prst="rect">
                      <a:avLst/>
                    </a:prstGeom>
                    <a:noFill/>
                    <a:ln>
                      <a:noFill/>
                    </a:ln>
                  </pic:spPr>
                </pic:pic>
              </a:graphicData>
            </a:graphic>
          </wp:inline>
        </w:drawing>
      </w:r>
    </w:p>
    <w:p w14:paraId="256E7D22" w14:textId="515CD0D5" w:rsidR="007B5742" w:rsidRDefault="007B5742" w:rsidP="007B5742">
      <w:pPr>
        <w:pStyle w:val="Caption"/>
      </w:pPr>
      <w:bookmarkStart w:id="120" w:name="_Toc151923006"/>
      <w:r>
        <w:t xml:space="preserve">Figure </w:t>
      </w:r>
      <w:fldSimple w:instr=" SEQ Figure \* ARABIC ">
        <w:r w:rsidR="00F13507">
          <w:rPr>
            <w:noProof/>
          </w:rPr>
          <w:t>7</w:t>
        </w:r>
      </w:fldSimple>
      <w:r>
        <w:t xml:space="preserve">: </w:t>
      </w:r>
      <w:r w:rsidR="003447D8">
        <w:t xml:space="preserve">Gap </w:t>
      </w:r>
      <w:r>
        <w:t>Unemployment Rate Timeseries</w:t>
      </w:r>
      <w:bookmarkEnd w:id="120"/>
    </w:p>
    <w:p w14:paraId="60868AA1" w14:textId="77777777" w:rsidR="007B5742" w:rsidRDefault="007B5742"/>
    <w:p w14:paraId="32B9CFE2" w14:textId="77777777" w:rsidR="00EC365F" w:rsidRDefault="00EC365F">
      <w:r>
        <w:br w:type="page"/>
      </w:r>
    </w:p>
    <w:p w14:paraId="49975D04" w14:textId="3E9716AC" w:rsidR="00F13507" w:rsidRDefault="00F13507">
      <w:r w:rsidRPr="00F13507">
        <w:lastRenderedPageBreak/>
        <w:t xml:space="preserve">The Taylor Rule uses the GDP Gap to measure full employment indirectly. The GDP Gap measures current economic activity versus potential economic activity—the difference representing economic slack or excess capacity that can be applied to sustained economic growth. </w:t>
      </w:r>
      <w:del w:id="121" w:author="Tanja Schub" w:date="2023-11-26T22:29:00Z">
        <w:r w:rsidRPr="00F13507" w:rsidDel="00BB05C5">
          <w:delText>The graph</w:delText>
        </w:r>
      </w:del>
      <w:ins w:id="122" w:author="Tanja Schub" w:date="2023-11-26T22:29:00Z">
        <w:r w:rsidR="00BB05C5">
          <w:t>Figure 8</w:t>
        </w:r>
      </w:ins>
      <w:r w:rsidRPr="00F13507">
        <w:t xml:space="preserve"> below depicts the GDP Deflator and the calculated GDP Gap.</w:t>
      </w:r>
    </w:p>
    <w:p w14:paraId="135F7C3B" w14:textId="49626C28" w:rsidR="003A432D" w:rsidRDefault="003A432D">
      <w:r>
        <w:rPr>
          <w:noProof/>
        </w:rPr>
        <w:drawing>
          <wp:inline distT="0" distB="0" distL="0" distR="0" wp14:anchorId="20DB17E5" wp14:editId="6129E1A2">
            <wp:extent cx="5486400" cy="2336800"/>
            <wp:effectExtent l="0" t="0" r="0" b="0"/>
            <wp:docPr id="319821886" name="Picture 4" descr="A graph showing the growth of economic indicat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21886" name="Picture 4" descr="A graph showing the growth of economic indicator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2336800"/>
                    </a:xfrm>
                    <a:prstGeom prst="rect">
                      <a:avLst/>
                    </a:prstGeom>
                    <a:noFill/>
                    <a:ln>
                      <a:noFill/>
                    </a:ln>
                  </pic:spPr>
                </pic:pic>
              </a:graphicData>
            </a:graphic>
          </wp:inline>
        </w:drawing>
      </w:r>
    </w:p>
    <w:p w14:paraId="6B4B7909" w14:textId="47128D66" w:rsidR="00207948" w:rsidRDefault="007B5742" w:rsidP="007B5742">
      <w:pPr>
        <w:pStyle w:val="Caption"/>
      </w:pPr>
      <w:bookmarkStart w:id="123" w:name="_Toc151923007"/>
      <w:r>
        <w:t xml:space="preserve">Figure </w:t>
      </w:r>
      <w:fldSimple w:instr=" SEQ Figure \* ARABIC ">
        <w:r w:rsidR="00F13507">
          <w:rPr>
            <w:noProof/>
          </w:rPr>
          <w:t>8</w:t>
        </w:r>
      </w:fldSimple>
      <w:r>
        <w:t>: GDP Gap Timeseries</w:t>
      </w:r>
      <w:bookmarkEnd w:id="123"/>
    </w:p>
    <w:p w14:paraId="3A1E42E8" w14:textId="77777777" w:rsidR="008D3767" w:rsidRDefault="008D3767"/>
    <w:p w14:paraId="2B4F191B" w14:textId="7C513A73" w:rsidR="003A432D" w:rsidRDefault="00842C1B">
      <w:r>
        <w:t xml:space="preserve">The measure of price stability used in this analysis is based on the </w:t>
      </w:r>
      <w:r w:rsidR="003A432D">
        <w:t xml:space="preserve">change from 1 year ago of the </w:t>
      </w:r>
      <w:commentRangeStart w:id="124"/>
      <w:r w:rsidR="00FB28B7">
        <w:t>“</w:t>
      </w:r>
      <w:commentRangeEnd w:id="124"/>
      <w:r w:rsidR="00BB05C5">
        <w:rPr>
          <w:rStyle w:val="CommentReference"/>
        </w:rPr>
        <w:commentReference w:id="124"/>
      </w:r>
      <w:r w:rsidR="003A432D" w:rsidRPr="003A432D">
        <w:t>Consumer Price Index for All Urban Consumers</w:t>
      </w:r>
      <w:r w:rsidR="00FB28B7">
        <w:t>:</w:t>
      </w:r>
      <w:r w:rsidR="00FB28B7" w:rsidRPr="00FB28B7">
        <w:t xml:space="preserve"> All Items in U.S. City Average</w:t>
      </w:r>
      <w:r w:rsidR="00FB28B7">
        <w:t>”</w:t>
      </w:r>
      <w:r>
        <w:t xml:space="preserve"> </w:t>
      </w:r>
      <w:r w:rsidR="003A432D" w:rsidRPr="003A432D">
        <w:t>(CPIAUCSL)</w:t>
      </w:r>
      <w:r w:rsidR="003A432D">
        <w:t xml:space="preserve"> or (</w:t>
      </w:r>
      <w:r w:rsidR="00066EA5" w:rsidRPr="00066EA5">
        <w:t>CPIAUCSL_PC1</w:t>
      </w:r>
      <w:r w:rsidR="003A432D">
        <w:t xml:space="preserve">). </w:t>
      </w:r>
    </w:p>
    <w:p w14:paraId="2CCF736C" w14:textId="7EEC9B27" w:rsidR="00EF48FD" w:rsidRDefault="00E40971">
      <w:r>
        <w:rPr>
          <w:noProof/>
        </w:rPr>
        <w:drawing>
          <wp:inline distT="0" distB="0" distL="0" distR="0" wp14:anchorId="631E98A3" wp14:editId="6477C0BC">
            <wp:extent cx="5486400" cy="2313305"/>
            <wp:effectExtent l="0" t="0" r="0" b="0"/>
            <wp:docPr id="1573572148" name="Picture 19" descr="A graph showing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572148" name="Picture 19" descr="A graph showing a line graph&#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2313305"/>
                    </a:xfrm>
                    <a:prstGeom prst="rect">
                      <a:avLst/>
                    </a:prstGeom>
                    <a:noFill/>
                    <a:ln>
                      <a:noFill/>
                    </a:ln>
                  </pic:spPr>
                </pic:pic>
              </a:graphicData>
            </a:graphic>
          </wp:inline>
        </w:drawing>
      </w:r>
    </w:p>
    <w:p w14:paraId="31960297" w14:textId="68AB1E13" w:rsidR="00E40971" w:rsidRDefault="00E40971" w:rsidP="00E40971">
      <w:pPr>
        <w:pStyle w:val="Caption"/>
      </w:pPr>
      <w:bookmarkStart w:id="125" w:name="_Toc151923008"/>
      <w:r>
        <w:t xml:space="preserve">Figure </w:t>
      </w:r>
      <w:fldSimple w:instr=" SEQ Figure \* ARABIC ">
        <w:r w:rsidR="00F13507">
          <w:rPr>
            <w:noProof/>
          </w:rPr>
          <w:t>9</w:t>
        </w:r>
      </w:fldSimple>
      <w:r>
        <w:t xml:space="preserve">: </w:t>
      </w:r>
      <w:r w:rsidRPr="00E50581">
        <w:t>Consumer Price Index (CPIAUCSL_CH1</w:t>
      </w:r>
      <w:r>
        <w:t>)</w:t>
      </w:r>
      <w:r>
        <w:rPr>
          <w:noProof/>
        </w:rPr>
        <w:t xml:space="preserve"> Timeseries</w:t>
      </w:r>
      <w:bookmarkEnd w:id="125"/>
    </w:p>
    <w:p w14:paraId="431ED94C" w14:textId="77777777" w:rsidR="00842C1B" w:rsidRDefault="00842C1B"/>
    <w:p w14:paraId="53993DCA" w14:textId="36A80ABE" w:rsidR="00F13507" w:rsidRDefault="00F13507">
      <w:r w:rsidRPr="00F13507">
        <w:lastRenderedPageBreak/>
        <w:t xml:space="preserve">The recession timeframes </w:t>
      </w:r>
      <w:ins w:id="126" w:author="Tanja Schub" w:date="2023-11-26T22:30:00Z">
        <w:r w:rsidR="00BB05C5">
          <w:t xml:space="preserve">(Figure 10) </w:t>
        </w:r>
      </w:ins>
      <w:r w:rsidRPr="00F13507">
        <w:t>use the business cycle turning points determined by the National Bureau of Economic Research (NBER). The business cycle time series is available on FRED for download.</w:t>
      </w:r>
    </w:p>
    <w:p w14:paraId="50AF72D0" w14:textId="67498DAE" w:rsidR="003447D8" w:rsidRDefault="003447D8">
      <w:r>
        <w:rPr>
          <w:noProof/>
        </w:rPr>
        <w:drawing>
          <wp:inline distT="0" distB="0" distL="0" distR="0" wp14:anchorId="294A68D0" wp14:editId="1CE3A683">
            <wp:extent cx="5486400" cy="2307590"/>
            <wp:effectExtent l="0" t="0" r="0" b="3810"/>
            <wp:docPr id="410573003" name="Picture 6" descr="A graph showing a line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73003" name="Picture 6" descr="A graph showing a line of a graph&#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2307590"/>
                    </a:xfrm>
                    <a:prstGeom prst="rect">
                      <a:avLst/>
                    </a:prstGeom>
                    <a:noFill/>
                    <a:ln>
                      <a:noFill/>
                    </a:ln>
                  </pic:spPr>
                </pic:pic>
              </a:graphicData>
            </a:graphic>
          </wp:inline>
        </w:drawing>
      </w:r>
    </w:p>
    <w:p w14:paraId="5FD3D9AE" w14:textId="72AE5E7F" w:rsidR="003447D8" w:rsidRDefault="00F13507" w:rsidP="00F13507">
      <w:pPr>
        <w:pStyle w:val="Caption"/>
      </w:pPr>
      <w:bookmarkStart w:id="127" w:name="_Toc151923009"/>
      <w:r>
        <w:t xml:space="preserve">Figure </w:t>
      </w:r>
      <w:fldSimple w:instr=" SEQ Figure \* ARABIC ">
        <w:r>
          <w:rPr>
            <w:noProof/>
          </w:rPr>
          <w:t>10</w:t>
        </w:r>
      </w:fldSimple>
      <w:r>
        <w:t>: Recession Time Series</w:t>
      </w:r>
      <w:bookmarkEnd w:id="127"/>
    </w:p>
    <w:p w14:paraId="3363B37B" w14:textId="77777777" w:rsidR="00F13507" w:rsidRPr="00F13507" w:rsidRDefault="00F13507" w:rsidP="00F13507"/>
    <w:p w14:paraId="4D04C636" w14:textId="0F2F6B98" w:rsidR="003447D8" w:rsidRDefault="00F13507">
      <w:r w:rsidRPr="00F13507">
        <w:t>For this analysis, I will use the Fed Chair as a proxy for the FOMC composition</w:t>
      </w:r>
      <w:ins w:id="128" w:author="Tanja Schub" w:date="2023-11-26T22:31:00Z">
        <w:r w:rsidR="00BB05C5">
          <w:t xml:space="preserve"> (Figure 11)</w:t>
        </w:r>
      </w:ins>
      <w:r w:rsidRPr="00F13507">
        <w:t xml:space="preserve">. </w:t>
      </w:r>
      <w:commentRangeStart w:id="129"/>
      <w:r w:rsidRPr="00F13507">
        <w:t>In future papers, it might be worthwhile to explore the individual members of FOMC and how their composition has changed over time</w:t>
      </w:r>
      <w:commentRangeEnd w:id="129"/>
      <w:r w:rsidR="00BB05C5">
        <w:rPr>
          <w:rStyle w:val="CommentReference"/>
        </w:rPr>
        <w:commentReference w:id="129"/>
      </w:r>
      <w:sdt>
        <w:sdtPr>
          <w:id w:val="461008191"/>
          <w:citation/>
        </w:sdtPr>
        <w:sdtContent>
          <w:r w:rsidR="0005527B">
            <w:fldChar w:fldCharType="begin"/>
          </w:r>
          <w:r w:rsidR="0005527B">
            <w:instrText xml:space="preserve"> CITATION Fed232 \l 1033 </w:instrText>
          </w:r>
          <w:r w:rsidR="0005527B">
            <w:fldChar w:fldCharType="separate"/>
          </w:r>
          <w:r w:rsidR="0005527B">
            <w:rPr>
              <w:noProof/>
            </w:rPr>
            <w:t xml:space="preserve"> (Federal Reserve, 2023)</w:t>
          </w:r>
          <w:r w:rsidR="0005527B">
            <w:fldChar w:fldCharType="end"/>
          </w:r>
        </w:sdtContent>
      </w:sdt>
      <w:r w:rsidR="0005527B">
        <w:t xml:space="preserve">. </w:t>
      </w:r>
    </w:p>
    <w:p w14:paraId="06A8FABD" w14:textId="64DEFED5" w:rsidR="003447D8" w:rsidRDefault="003447D8">
      <w:r>
        <w:rPr>
          <w:noProof/>
        </w:rPr>
        <w:drawing>
          <wp:inline distT="0" distB="0" distL="0" distR="0" wp14:anchorId="773B92E4" wp14:editId="6248C613">
            <wp:extent cx="5486400" cy="2307590"/>
            <wp:effectExtent l="0" t="0" r="0" b="3810"/>
            <wp:docPr id="798357008" name="Picture 5" descr="A graph showing the valu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57008" name="Picture 5" descr="A graph showing the value of a stock marke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2307590"/>
                    </a:xfrm>
                    <a:prstGeom prst="rect">
                      <a:avLst/>
                    </a:prstGeom>
                    <a:noFill/>
                    <a:ln>
                      <a:noFill/>
                    </a:ln>
                  </pic:spPr>
                </pic:pic>
              </a:graphicData>
            </a:graphic>
          </wp:inline>
        </w:drawing>
      </w:r>
    </w:p>
    <w:p w14:paraId="2609ECA3" w14:textId="5CEB35D1" w:rsidR="00842C1B" w:rsidRDefault="00B87706" w:rsidP="00B87706">
      <w:pPr>
        <w:pStyle w:val="Caption"/>
      </w:pPr>
      <w:bookmarkStart w:id="130" w:name="_Toc151923010"/>
      <w:r>
        <w:t xml:space="preserve">Figure </w:t>
      </w:r>
      <w:fldSimple w:instr=" SEQ Figure \* ARABIC ">
        <w:r w:rsidR="00F13507">
          <w:rPr>
            <w:noProof/>
          </w:rPr>
          <w:t>11</w:t>
        </w:r>
      </w:fldSimple>
      <w:r>
        <w:t>: Fed Chair Overtime</w:t>
      </w:r>
      <w:bookmarkEnd w:id="130"/>
    </w:p>
    <w:p w14:paraId="2C73D812" w14:textId="77777777" w:rsidR="00F13507" w:rsidRDefault="00F13507" w:rsidP="00842C1B"/>
    <w:p w14:paraId="59D01BB2" w14:textId="31D0A5C2" w:rsidR="00842C1B" w:rsidRDefault="00842C1B" w:rsidP="00842C1B">
      <w:r>
        <w:lastRenderedPageBreak/>
        <w:t xml:space="preserve">The timeseries datasets for this analysis will be constructed using a combination of FRED API calls and downloaded csv files from </w:t>
      </w:r>
      <w:hyperlink r:id="rId25" w:history="1">
        <w:r w:rsidRPr="0057153C">
          <w:rPr>
            <w:rStyle w:val="Hyperlink"/>
          </w:rPr>
          <w:t>https://fred.stlouisfed.org</w:t>
        </w:r>
      </w:hyperlink>
      <w:r>
        <w:t>.</w:t>
      </w:r>
    </w:p>
    <w:p w14:paraId="1E04068C" w14:textId="77777777" w:rsidR="003447D8" w:rsidRDefault="003447D8"/>
    <w:p w14:paraId="50724C6A" w14:textId="77777777" w:rsidR="00EF48FD" w:rsidRDefault="00715C15">
      <w:pPr>
        <w:pStyle w:val="Heading2"/>
        <w:keepNext w:val="0"/>
        <w:keepLines w:val="0"/>
      </w:pPr>
      <w:bookmarkStart w:id="131" w:name="_Toc151923267"/>
      <w:r>
        <w:t>Models</w:t>
      </w:r>
      <w:bookmarkEnd w:id="131"/>
    </w:p>
    <w:p w14:paraId="138496DC" w14:textId="21549F7F" w:rsidR="001E3BC8" w:rsidRDefault="001E3BC8" w:rsidP="001E3BC8">
      <w:r>
        <w:t xml:space="preserve">The relationship between inflation, unemployment, and the Federal Funds Effective Rate can be explored by comparing the performance of models based on the concepts behind the Taylor Rule. I constructed regression models to predict the Federal Funds Effective Rate as the response variable using the same predictor variable from the Taylor Rule and the Modified Taylor Rule. The performance of the models was measured using the Adj-R2 evaluation metrics. The relative model performance and the analysis of the coefficients assigned to predictor variables indicate each economic measure's impact on the FOMC's decision-making process.  </w:t>
      </w:r>
    </w:p>
    <w:p w14:paraId="6CE3164E" w14:textId="609C3A7B" w:rsidR="001E3BC8" w:rsidRDefault="001E3BC8" w:rsidP="001E3BC8">
      <w:r>
        <w:t>For this analysis, I selected the following linear regression models and decision tree models:</w:t>
      </w:r>
    </w:p>
    <w:p w14:paraId="160D85A3" w14:textId="4F2BCCE5" w:rsidR="00E00CDB" w:rsidRDefault="00E00CDB" w:rsidP="00E00CDB">
      <w:pPr>
        <w:pStyle w:val="ListParagraph"/>
        <w:numPr>
          <w:ilvl w:val="0"/>
          <w:numId w:val="16"/>
        </w:numPr>
      </w:pPr>
      <w:r>
        <w:t>O</w:t>
      </w:r>
      <w:r w:rsidR="00740CC3">
        <w:t xml:space="preserve">rdinary </w:t>
      </w:r>
      <w:r>
        <w:t>L</w:t>
      </w:r>
      <w:r w:rsidR="00740CC3">
        <w:t xml:space="preserve">east </w:t>
      </w:r>
      <w:r>
        <w:t>S</w:t>
      </w:r>
      <w:r w:rsidR="00740CC3">
        <w:t xml:space="preserve">quares (OLS) model from </w:t>
      </w:r>
      <w:proofErr w:type="spellStart"/>
      <w:r w:rsidR="00740CC3">
        <w:t>statsmodel</w:t>
      </w:r>
      <w:r w:rsidR="00D57350">
        <w:t>s</w:t>
      </w:r>
      <w:proofErr w:type="spellEnd"/>
    </w:p>
    <w:p w14:paraId="12D1AB09" w14:textId="337AE10F" w:rsidR="001E3BC8" w:rsidRDefault="001E3BC8" w:rsidP="00E00CDB">
      <w:pPr>
        <w:pStyle w:val="ListParagraph"/>
        <w:numPr>
          <w:ilvl w:val="0"/>
          <w:numId w:val="16"/>
        </w:numPr>
      </w:pPr>
      <w:r w:rsidRPr="001E3BC8">
        <w:t>Generalized Linear Model</w:t>
      </w:r>
      <w:r>
        <w:t xml:space="preserve"> (GLM) from </w:t>
      </w:r>
      <w:proofErr w:type="spellStart"/>
      <w:proofErr w:type="gramStart"/>
      <w:r>
        <w:t>statsmodels</w:t>
      </w:r>
      <w:proofErr w:type="spellEnd"/>
      <w:proofErr w:type="gramEnd"/>
    </w:p>
    <w:p w14:paraId="457CA139" w14:textId="77777777" w:rsidR="00E00CDB" w:rsidRDefault="00740CC3" w:rsidP="00E00CDB">
      <w:pPr>
        <w:pStyle w:val="ListParagraph"/>
        <w:numPr>
          <w:ilvl w:val="0"/>
          <w:numId w:val="16"/>
        </w:numPr>
      </w:pPr>
      <w:r>
        <w:t xml:space="preserve">Lasso regularization model from </w:t>
      </w:r>
      <w:r w:rsidR="00D57350">
        <w:t xml:space="preserve">scikit </w:t>
      </w:r>
      <w:proofErr w:type="gramStart"/>
      <w:r>
        <w:t>learn</w:t>
      </w:r>
      <w:proofErr w:type="gramEnd"/>
    </w:p>
    <w:p w14:paraId="2D4FDE10" w14:textId="7B9E7B64" w:rsidR="00E00CDB" w:rsidRDefault="004A3BA7" w:rsidP="00E00CDB">
      <w:pPr>
        <w:pStyle w:val="ListParagraph"/>
        <w:numPr>
          <w:ilvl w:val="0"/>
          <w:numId w:val="16"/>
        </w:numPr>
      </w:pPr>
      <w:r>
        <w:t xml:space="preserve">LGBM Regression model from </w:t>
      </w:r>
      <w:proofErr w:type="spellStart"/>
      <w:r>
        <w:t>LightGBM</w:t>
      </w:r>
      <w:proofErr w:type="spellEnd"/>
      <w:r>
        <w:t xml:space="preserve"> </w:t>
      </w:r>
    </w:p>
    <w:p w14:paraId="5FC1C80C" w14:textId="42E5D1AD" w:rsidR="00E00CDB" w:rsidRDefault="004A3BA7" w:rsidP="00E00CDB">
      <w:pPr>
        <w:pStyle w:val="ListParagraph"/>
        <w:numPr>
          <w:ilvl w:val="0"/>
          <w:numId w:val="16"/>
        </w:numPr>
      </w:pPr>
      <w:proofErr w:type="spellStart"/>
      <w:r>
        <w:t>XGBoost</w:t>
      </w:r>
      <w:proofErr w:type="spellEnd"/>
      <w:r>
        <w:t xml:space="preserve"> Regression model from </w:t>
      </w:r>
      <w:proofErr w:type="spellStart"/>
      <w:r>
        <w:t>dmlc</w:t>
      </w:r>
      <w:proofErr w:type="spellEnd"/>
      <w:r>
        <w:t xml:space="preserve"> </w:t>
      </w:r>
      <w:proofErr w:type="spellStart"/>
      <w:r>
        <w:t>XGBoost</w:t>
      </w:r>
      <w:proofErr w:type="spellEnd"/>
      <w:r>
        <w:t xml:space="preserve"> </w:t>
      </w:r>
    </w:p>
    <w:p w14:paraId="16591AD6" w14:textId="0B0466BB" w:rsidR="004A3BA7" w:rsidRDefault="004A3BA7" w:rsidP="00E00CDB">
      <w:pPr>
        <w:pStyle w:val="ListParagraph"/>
        <w:numPr>
          <w:ilvl w:val="0"/>
          <w:numId w:val="16"/>
        </w:numPr>
      </w:pPr>
      <w:r>
        <w:t xml:space="preserve">AdaBoost Regression model form scikit </w:t>
      </w:r>
      <w:proofErr w:type="gramStart"/>
      <w:r>
        <w:t>learn</w:t>
      </w:r>
      <w:proofErr w:type="gramEnd"/>
    </w:p>
    <w:p w14:paraId="2C834D5B" w14:textId="7A86D88C" w:rsidR="001E3BC8" w:rsidRDefault="001E3BC8" w:rsidP="00E00CDB">
      <w:commentRangeStart w:id="132"/>
      <w:r w:rsidRPr="001E3BC8">
        <w:t xml:space="preserve">The results were surprising; I expected better performance from the boosted decision tree models. The decision tree models posted good Adj-R2 scores for the in-sample data set, but the </w:t>
      </w:r>
      <w:r w:rsidR="00D644B2">
        <w:t xml:space="preserve">individual </w:t>
      </w:r>
      <w:r w:rsidRPr="001E3BC8">
        <w:t xml:space="preserve">model accuracy dropped off significantly when predicting out-of-sample data. </w:t>
      </w:r>
      <w:r w:rsidR="00D644B2">
        <w:t xml:space="preserve">This is in stark contrast to the </w:t>
      </w:r>
      <w:r w:rsidRPr="001E3BC8">
        <w:t>Lasso model</w:t>
      </w:r>
      <w:r w:rsidR="00D644B2">
        <w:t>s that</w:t>
      </w:r>
      <w:r w:rsidRPr="001E3BC8">
        <w:t xml:space="preserve"> performed well across the different model concepts.</w:t>
      </w:r>
      <w:commentRangeEnd w:id="132"/>
      <w:r w:rsidR="00BB05C5">
        <w:rPr>
          <w:rStyle w:val="CommentReference"/>
        </w:rPr>
        <w:commentReference w:id="132"/>
      </w:r>
    </w:p>
    <w:p w14:paraId="57574263" w14:textId="23EAFF65" w:rsidR="009F170F" w:rsidRDefault="00D57350" w:rsidP="00545BE9">
      <w:r>
        <w:t xml:space="preserve">  </w:t>
      </w:r>
    </w:p>
    <w:p w14:paraId="7A964916" w14:textId="77777777" w:rsidR="0014729A" w:rsidRDefault="0014729A" w:rsidP="00545BE9"/>
    <w:p w14:paraId="1340FAAE" w14:textId="77777777" w:rsidR="008E6942" w:rsidRDefault="008E6942" w:rsidP="008E6942"/>
    <w:p w14:paraId="55B8EF4C" w14:textId="77777777" w:rsidR="008E6942" w:rsidRDefault="008E6942" w:rsidP="008E6942"/>
    <w:p w14:paraId="37BCEE1E" w14:textId="77777777" w:rsidR="008E6942" w:rsidRPr="008E6942" w:rsidRDefault="008E6942" w:rsidP="008E6942"/>
    <w:p w14:paraId="3E282FD9" w14:textId="090EEE67" w:rsidR="00545BE9" w:rsidRDefault="00545BE9"/>
    <w:p w14:paraId="63D23DAF" w14:textId="77777777" w:rsidR="00510436" w:rsidRDefault="00510436"/>
    <w:p w14:paraId="6365F033" w14:textId="77777777" w:rsidR="00510436" w:rsidRDefault="00510436"/>
    <w:p w14:paraId="240E4D74" w14:textId="0EC68248" w:rsidR="003A5794" w:rsidRDefault="00B50E50" w:rsidP="008764DF">
      <w:pPr>
        <w:pStyle w:val="Heading3"/>
      </w:pPr>
      <w:bookmarkStart w:id="133" w:name="_Toc151923268"/>
      <w:r>
        <w:t>Concept</w:t>
      </w:r>
      <w:r w:rsidR="003A5794">
        <w:t xml:space="preserve"> 1: Full</w:t>
      </w:r>
      <w:r w:rsidR="005F16B7">
        <w:t xml:space="preserve"> Model</w:t>
      </w:r>
      <w:bookmarkEnd w:id="133"/>
    </w:p>
    <w:p w14:paraId="25DE33B5" w14:textId="31BC1118" w:rsidR="009417FE" w:rsidRDefault="009417FE" w:rsidP="007A18EC">
      <w:r w:rsidRPr="009417FE">
        <w:t>The literature regarding the Federal Reserve dual mandate includes numerous options for predictor variables. I explored the Taylor Rule and its many derivations in this paper; however, many other models exist, including the Balanced-Approach Rule, the ELB-Adjusted Rule, and the First-Difference Rule. These rules uniformly include concepts of inflation, interest rates, employment, historic federal funds rate rates, or GDP levels.</w:t>
      </w:r>
    </w:p>
    <w:p w14:paraId="0B6937B7" w14:textId="0E9D82A7" w:rsidR="007A18EC" w:rsidRDefault="007A18EC" w:rsidP="007A18EC">
      <w:r>
        <w:t>As a starting point I selected</w:t>
      </w:r>
      <w:r w:rsidR="00472D99">
        <w:t>:</w:t>
      </w:r>
    </w:p>
    <w:p w14:paraId="5E8B1483" w14:textId="239F90DF" w:rsidR="007A18EC" w:rsidRDefault="007A18EC" w:rsidP="007A18EC">
      <w:pPr>
        <w:pStyle w:val="ListParagraph"/>
        <w:numPr>
          <w:ilvl w:val="0"/>
          <w:numId w:val="4"/>
        </w:numPr>
      </w:pPr>
      <w:r>
        <w:t xml:space="preserve">Federal Funds </w:t>
      </w:r>
      <w:r w:rsidR="00F13507">
        <w:t xml:space="preserve">Effective </w:t>
      </w:r>
      <w:r>
        <w:t>Rate</w:t>
      </w:r>
      <w:r w:rsidR="00472D99">
        <w:t xml:space="preserve"> </w:t>
      </w:r>
      <w:r>
        <w:t>from the previous period (</w:t>
      </w:r>
      <w:r w:rsidRPr="00704E13">
        <w:t>FEDFUNDS-1</w:t>
      </w:r>
      <w:r>
        <w:t>)</w:t>
      </w:r>
    </w:p>
    <w:p w14:paraId="189EC5CD" w14:textId="3A2C6C80" w:rsidR="007A18EC" w:rsidRDefault="007A18EC" w:rsidP="007A18EC">
      <w:pPr>
        <w:pStyle w:val="ListParagraph"/>
        <w:numPr>
          <w:ilvl w:val="0"/>
          <w:numId w:val="4"/>
        </w:numPr>
      </w:pPr>
      <w:r>
        <w:t>Inflation Gap (</w:t>
      </w:r>
      <w:proofErr w:type="spellStart"/>
      <w:r w:rsidRPr="00704E13">
        <w:t>gap_inf</w:t>
      </w:r>
      <w:proofErr w:type="spellEnd"/>
      <w:r>
        <w:t xml:space="preserve">) as the </w:t>
      </w:r>
      <w:r w:rsidRPr="00704E13">
        <w:t>PCEPILFE_CH1</w:t>
      </w:r>
      <w:r>
        <w:t xml:space="preserve"> – Target Inflation rate. </w:t>
      </w:r>
      <w:r w:rsidR="00472D99">
        <w:t xml:space="preserve">(Target Inflation is 2% for the </w:t>
      </w:r>
      <w:r>
        <w:t>purpose of this analysis</w:t>
      </w:r>
      <w:r w:rsidR="00472D99">
        <w:t>)</w:t>
      </w:r>
    </w:p>
    <w:p w14:paraId="1E1705A4" w14:textId="683A9706" w:rsidR="007A18EC" w:rsidRDefault="007A18EC" w:rsidP="007A18EC">
      <w:pPr>
        <w:pStyle w:val="ListParagraph"/>
        <w:numPr>
          <w:ilvl w:val="0"/>
          <w:numId w:val="4"/>
        </w:numPr>
      </w:pPr>
      <w:r>
        <w:t>GDP Gap (</w:t>
      </w:r>
      <w:proofErr w:type="spellStart"/>
      <w:r w:rsidRPr="00704E13">
        <w:t>gap_gdp</w:t>
      </w:r>
      <w:proofErr w:type="spellEnd"/>
      <w:r>
        <w:t>) as percentage difference between GDP and Potential GDP (</w:t>
      </w:r>
      <w:r w:rsidRPr="00877934">
        <w:t>GDPC1</w:t>
      </w:r>
      <w:r>
        <w:t xml:space="preserve"> – </w:t>
      </w:r>
      <w:r w:rsidRPr="00877934">
        <w:t>GDPPOT</w:t>
      </w:r>
      <w:r>
        <w:t xml:space="preserve">) / </w:t>
      </w:r>
      <w:r w:rsidRPr="00877934">
        <w:t>GDPPOT</w:t>
      </w:r>
      <w:r>
        <w:t>.</w:t>
      </w:r>
    </w:p>
    <w:p w14:paraId="744038F2" w14:textId="6A4A4100" w:rsidR="007A18EC" w:rsidRDefault="007A18EC" w:rsidP="007A18EC">
      <w:pPr>
        <w:pStyle w:val="ListParagraph"/>
        <w:numPr>
          <w:ilvl w:val="0"/>
          <w:numId w:val="4"/>
        </w:numPr>
      </w:pPr>
      <w:r>
        <w:t>Unemployment Gap (</w:t>
      </w:r>
      <w:proofErr w:type="spellStart"/>
      <w:r w:rsidRPr="00704E13">
        <w:t>gap_ue</w:t>
      </w:r>
      <w:proofErr w:type="spellEnd"/>
      <w:r>
        <w:t xml:space="preserve">) as the </w:t>
      </w:r>
      <w:r w:rsidR="00472D99">
        <w:t>difference between full employment and current unemployment rate. (Full Employment is 5% for the purpose for this analysis)</w:t>
      </w:r>
    </w:p>
    <w:p w14:paraId="5ED589FB" w14:textId="1CB7F010" w:rsidR="007A18EC" w:rsidRDefault="00472D99" w:rsidP="007A18EC">
      <w:pPr>
        <w:pStyle w:val="ListParagraph"/>
        <w:numPr>
          <w:ilvl w:val="0"/>
          <w:numId w:val="4"/>
        </w:numPr>
      </w:pPr>
      <w:r>
        <w:t>Recession Flag (</w:t>
      </w:r>
      <w:proofErr w:type="spellStart"/>
      <w:r w:rsidR="007A18EC" w:rsidRPr="00704E13">
        <w:t>recession_fla</w:t>
      </w:r>
      <w:r>
        <w:t>g</w:t>
      </w:r>
      <w:proofErr w:type="spellEnd"/>
      <w:r>
        <w:t xml:space="preserve">) </w:t>
      </w:r>
    </w:p>
    <w:p w14:paraId="551FCFF3" w14:textId="14931F14" w:rsidR="00B87706" w:rsidRDefault="00472D99" w:rsidP="007A18EC">
      <w:pPr>
        <w:pStyle w:val="ListParagraph"/>
        <w:numPr>
          <w:ilvl w:val="0"/>
          <w:numId w:val="4"/>
        </w:numPr>
      </w:pPr>
      <w:r>
        <w:t>Real Interest Rate (</w:t>
      </w:r>
      <w:proofErr w:type="spellStart"/>
      <w:r w:rsidR="007A18EC" w:rsidRPr="00704E13">
        <w:t>Real_Interest_Rate</w:t>
      </w:r>
      <w:proofErr w:type="spellEnd"/>
      <w:r>
        <w:t xml:space="preserve">) </w:t>
      </w:r>
    </w:p>
    <w:p w14:paraId="74F625DA" w14:textId="77777777" w:rsidR="009417FE" w:rsidRDefault="009417FE" w:rsidP="007A18EC"/>
    <w:p w14:paraId="772D5101" w14:textId="41EC6E5B" w:rsidR="007A18EC" w:rsidRDefault="009417FE" w:rsidP="007A18EC">
      <w:r w:rsidRPr="009417FE">
        <w:t xml:space="preserve">The Lasso Model with regularized coefficients generates </w:t>
      </w:r>
      <w:del w:id="134" w:author="Tanja Schub" w:date="2023-11-26T22:33:00Z">
        <w:r w:rsidRPr="009417FE" w:rsidDel="00BB05C5">
          <w:delText>the following figure</w:delText>
        </w:r>
      </w:del>
      <w:ins w:id="135" w:author="Tanja Schub" w:date="2023-11-26T22:33:00Z">
        <w:r w:rsidR="00BB05C5">
          <w:t>Figure 12</w:t>
        </w:r>
      </w:ins>
      <w:r w:rsidRPr="009417FE">
        <w:t>. The most important feature for predicting Federal Funds Effective Rate is the t-1 Federal Funds Effective Rate (t-1) from the previous period. The next most impactful feature is the recession flag, followed by the Gap in GDP. One interesting thing to note is that the Taylor Rule uses the GDP Gap and Inflation Gap while the Modified Taylor Rule uses the Inflation Gap and the Unemployment Gap.</w:t>
      </w:r>
      <w:r w:rsidR="00D644B2">
        <w:t xml:space="preserve"> This generates slightly different coefficients</w:t>
      </w:r>
      <w:ins w:id="136" w:author="Tanja Schub" w:date="2023-11-26T22:33:00Z">
        <w:r w:rsidR="00BB05C5">
          <w:t>;</w:t>
        </w:r>
      </w:ins>
      <w:r w:rsidR="00D644B2">
        <w:t xml:space="preserve"> however</w:t>
      </w:r>
      <w:ins w:id="137" w:author="Tanja Schub" w:date="2023-11-26T22:33:00Z">
        <w:r w:rsidR="00BB05C5">
          <w:t>,</w:t>
        </w:r>
      </w:ins>
      <w:r w:rsidR="00D644B2">
        <w:t xml:space="preserve"> the models generated by the Modified Taylor Rule are better suited for our analysis since they include the Unemployment Gap directly.  </w:t>
      </w:r>
    </w:p>
    <w:p w14:paraId="20898E19" w14:textId="77777777" w:rsidR="007A18EC" w:rsidRDefault="007A18EC" w:rsidP="007A18EC">
      <w:r>
        <w:rPr>
          <w:noProof/>
        </w:rPr>
        <w:lastRenderedPageBreak/>
        <w:drawing>
          <wp:inline distT="0" distB="0" distL="0" distR="0" wp14:anchorId="056051F5" wp14:editId="5B34D4B5">
            <wp:extent cx="5486400" cy="3097530"/>
            <wp:effectExtent l="0" t="0" r="0" b="1270"/>
            <wp:docPr id="277831793" name="Picture 7"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831793" name="Picture 7" descr="A graph with blue square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097530"/>
                    </a:xfrm>
                    <a:prstGeom prst="rect">
                      <a:avLst/>
                    </a:prstGeom>
                    <a:noFill/>
                    <a:ln>
                      <a:noFill/>
                    </a:ln>
                  </pic:spPr>
                </pic:pic>
              </a:graphicData>
            </a:graphic>
          </wp:inline>
        </w:drawing>
      </w:r>
    </w:p>
    <w:p w14:paraId="581D1CCA" w14:textId="07034799" w:rsidR="007A18EC" w:rsidRDefault="00B87706" w:rsidP="00B87706">
      <w:pPr>
        <w:pStyle w:val="Caption"/>
      </w:pPr>
      <w:bookmarkStart w:id="138" w:name="_Toc151923011"/>
      <w:r>
        <w:t xml:space="preserve">Figure </w:t>
      </w:r>
      <w:fldSimple w:instr=" SEQ Figure \* ARABIC ">
        <w:r w:rsidR="00F13507">
          <w:rPr>
            <w:noProof/>
          </w:rPr>
          <w:t>12</w:t>
        </w:r>
      </w:fldSimple>
      <w:r>
        <w:t>: Feature Importance - Lasso Model</w:t>
      </w:r>
      <w:bookmarkEnd w:id="138"/>
    </w:p>
    <w:p w14:paraId="413F7F3C" w14:textId="77777777" w:rsidR="00B87706" w:rsidRDefault="00B87706" w:rsidP="007A18EC"/>
    <w:p w14:paraId="62C35F16" w14:textId="06A53F9C" w:rsidR="009417FE" w:rsidRDefault="009417FE" w:rsidP="005F16B7">
      <w:r w:rsidRPr="009417FE">
        <w:t xml:space="preserve">The regularization process shrinks the Real-Interest Rate, Unemployment Rate, and CPI coefficients to near zero. The remaining features are used as a starting point </w:t>
      </w:r>
      <w:r w:rsidR="00D644B2">
        <w:t>for the i</w:t>
      </w:r>
      <w:r w:rsidR="00665746">
        <w:t>nitial models</w:t>
      </w:r>
      <w:r w:rsidRPr="009417FE">
        <w:t xml:space="preserve">. </w:t>
      </w:r>
      <w:r w:rsidR="00665746">
        <w:t>Concept</w:t>
      </w:r>
      <w:r w:rsidRPr="009417FE">
        <w:t xml:space="preserve"> 1 is the Full Model that includes all features identified during the feature selection process. This translates to all features with a non-zero coefficient after the regularization process of the Lasso model fit. The resulting model includes the following features:</w:t>
      </w:r>
    </w:p>
    <w:p w14:paraId="2382B90F" w14:textId="068565AA" w:rsidR="005F16B7" w:rsidRDefault="00F13507" w:rsidP="005F16B7">
      <w:pPr>
        <w:pStyle w:val="ListParagraph"/>
        <w:numPr>
          <w:ilvl w:val="0"/>
          <w:numId w:val="5"/>
        </w:numPr>
      </w:pPr>
      <w:r>
        <w:t xml:space="preserve">Federal Funds Effective Rate </w:t>
      </w:r>
      <w:r w:rsidR="005F16B7">
        <w:t>Previous Period</w:t>
      </w:r>
    </w:p>
    <w:p w14:paraId="1BA481B5" w14:textId="14886022" w:rsidR="005F16B7" w:rsidRDefault="005F16B7" w:rsidP="005F16B7">
      <w:pPr>
        <w:pStyle w:val="ListParagraph"/>
        <w:numPr>
          <w:ilvl w:val="0"/>
          <w:numId w:val="5"/>
        </w:numPr>
      </w:pPr>
      <w:r>
        <w:t>GDP Gap</w:t>
      </w:r>
    </w:p>
    <w:p w14:paraId="0AA9E6CB" w14:textId="27532AAB" w:rsidR="005F16B7" w:rsidRDefault="005F16B7" w:rsidP="005F16B7">
      <w:pPr>
        <w:pStyle w:val="ListParagraph"/>
        <w:numPr>
          <w:ilvl w:val="0"/>
          <w:numId w:val="5"/>
        </w:numPr>
      </w:pPr>
      <w:r>
        <w:t>Inflation Gap</w:t>
      </w:r>
    </w:p>
    <w:p w14:paraId="64BA0CD4" w14:textId="0293FB0A" w:rsidR="005F16B7" w:rsidRDefault="005F16B7" w:rsidP="005F16B7">
      <w:pPr>
        <w:pStyle w:val="ListParagraph"/>
        <w:numPr>
          <w:ilvl w:val="0"/>
          <w:numId w:val="5"/>
        </w:numPr>
      </w:pPr>
      <w:r>
        <w:t>Unemployment Gap</w:t>
      </w:r>
    </w:p>
    <w:p w14:paraId="33444F1B" w14:textId="00D8D593" w:rsidR="003150EA" w:rsidRDefault="005F16B7" w:rsidP="003150EA">
      <w:pPr>
        <w:pStyle w:val="ListParagraph"/>
        <w:numPr>
          <w:ilvl w:val="0"/>
          <w:numId w:val="5"/>
        </w:numPr>
      </w:pPr>
      <w:r>
        <w:t>Recession Flag</w:t>
      </w:r>
    </w:p>
    <w:p w14:paraId="617B7740" w14:textId="50373E56" w:rsidR="009417FE" w:rsidRDefault="009417FE" w:rsidP="003150EA">
      <w:r w:rsidRPr="009417FE">
        <w:t>With an Adj-R2 of 0.8863 for the test data the Lasso Regression model is the only model tested that outperforms the Naïve model on the testing dataset. The complete diagram of model performance and exploration of model assumptions can be found in Appendix A.</w:t>
      </w:r>
    </w:p>
    <w:p w14:paraId="260B6ADE" w14:textId="7F1B15DE" w:rsidR="009417FE" w:rsidRDefault="00031CB1" w:rsidP="005F16B7">
      <w:r w:rsidRPr="00031CB1">
        <w:t xml:space="preserve">Fitting the model with an alpha of 0.0011, results in the coefficients highlighted in the figure below. There are a few interesting outcomes to note from this model. First, the coefficient associated with the Federal Funds Effective Rate (t-1) is the largest in the model. This level of importance is consistent with the </w:t>
      </w:r>
      <w:r w:rsidRPr="00031CB1">
        <w:lastRenderedPageBreak/>
        <w:t xml:space="preserve">modified Taylor Rule that uses a </w:t>
      </w:r>
      <w:r w:rsidRPr="00031CB1">
        <w:rPr>
          <w:rFonts w:ascii="Cambria Math" w:hAnsi="Cambria Math" w:cs="Cambria Math"/>
        </w:rPr>
        <w:t>𝘱</w:t>
      </w:r>
      <w:r w:rsidRPr="00031CB1">
        <w:t xml:space="preserve"> = 0.85 as the coefficient for the Federal Funds Effective Rate (t-1). The terms associated with the Federal Reserve's </w:t>
      </w:r>
      <w:commentRangeStart w:id="139"/>
      <w:r w:rsidRPr="00031CB1">
        <w:t>Dual Mandate,</w:t>
      </w:r>
      <w:commentRangeEnd w:id="139"/>
      <w:r w:rsidR="00BB05C5">
        <w:rPr>
          <w:rStyle w:val="CommentReference"/>
        </w:rPr>
        <w:commentReference w:id="139"/>
      </w:r>
      <w:r w:rsidRPr="00031CB1">
        <w:t xml:space="preserve"> GPP </w:t>
      </w:r>
      <w:commentRangeStart w:id="140"/>
      <w:r w:rsidRPr="00031CB1">
        <w:t>g</w:t>
      </w:r>
      <w:commentRangeEnd w:id="140"/>
      <w:r w:rsidR="00BB05C5">
        <w:rPr>
          <w:rStyle w:val="CommentReference"/>
        </w:rPr>
        <w:commentReference w:id="140"/>
      </w:r>
      <w:r w:rsidRPr="00031CB1">
        <w:t>ap, unemployment, and inflation have relatively smaller coefficients in the model (less than 0.</w:t>
      </w:r>
      <w:commentRangeStart w:id="141"/>
      <w:r w:rsidRPr="00031CB1">
        <w:t>2)</w:t>
      </w:r>
      <w:commentRangeEnd w:id="141"/>
      <w:r w:rsidR="00BB05C5">
        <w:rPr>
          <w:rStyle w:val="CommentReference"/>
        </w:rPr>
        <w:commentReference w:id="141"/>
      </w:r>
    </w:p>
    <w:p w14:paraId="4A784FB6" w14:textId="058D7DC7" w:rsidR="003150EA" w:rsidRDefault="00F41E2E" w:rsidP="005F16B7">
      <w:r>
        <w:rPr>
          <w:noProof/>
        </w:rPr>
        <w:drawing>
          <wp:inline distT="0" distB="0" distL="0" distR="0" wp14:anchorId="094CCFF6" wp14:editId="25A16252">
            <wp:extent cx="3987800" cy="2251445"/>
            <wp:effectExtent l="0" t="0" r="0" b="0"/>
            <wp:docPr id="894061302" name="Picture 38"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061302" name="Picture 38" descr="A graph of a graph&#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51066" cy="2287164"/>
                    </a:xfrm>
                    <a:prstGeom prst="rect">
                      <a:avLst/>
                    </a:prstGeom>
                    <a:noFill/>
                    <a:ln>
                      <a:noFill/>
                    </a:ln>
                  </pic:spPr>
                </pic:pic>
              </a:graphicData>
            </a:graphic>
          </wp:inline>
        </w:drawing>
      </w:r>
    </w:p>
    <w:p w14:paraId="18711FBA" w14:textId="3D04AECD" w:rsidR="003150EA" w:rsidRDefault="003150EA" w:rsidP="005F16B7">
      <w:r w:rsidRPr="003150EA">
        <w:rPr>
          <w:noProof/>
        </w:rPr>
        <w:drawing>
          <wp:inline distT="0" distB="0" distL="0" distR="0" wp14:anchorId="77B2BCB2" wp14:editId="1379B433">
            <wp:extent cx="2463800" cy="1154368"/>
            <wp:effectExtent l="0" t="0" r="0" b="1905"/>
            <wp:docPr id="141351007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510070" name="Picture 1" descr="A screenshot of a computer code&#10;&#10;Description automatically generated"/>
                    <pic:cNvPicPr/>
                  </pic:nvPicPr>
                  <pic:blipFill>
                    <a:blip r:embed="rId28"/>
                    <a:stretch>
                      <a:fillRect/>
                    </a:stretch>
                  </pic:blipFill>
                  <pic:spPr>
                    <a:xfrm>
                      <a:off x="0" y="0"/>
                      <a:ext cx="2510364" cy="1176185"/>
                    </a:xfrm>
                    <a:prstGeom prst="rect">
                      <a:avLst/>
                    </a:prstGeom>
                  </pic:spPr>
                </pic:pic>
              </a:graphicData>
            </a:graphic>
          </wp:inline>
        </w:drawing>
      </w:r>
    </w:p>
    <w:p w14:paraId="032FDB80" w14:textId="58BB04AB" w:rsidR="00CD57C6" w:rsidRDefault="00031CB1" w:rsidP="005F16B7">
      <w:r w:rsidRPr="00031CB1">
        <w:t>This model is consistent with the Federal Reserve's incremental approach to interest rate adjustments. Ben Bernanke summed up this approach in a 2004 speech on gradualism. "As a general rule, the Federal Reserve tends to adjust interest rates incrementally, in a series of small or moderate steps in the same direction</w:t>
      </w:r>
      <w:del w:id="142" w:author="Tanja Schub" w:date="2023-11-26T22:36:00Z">
        <w:r w:rsidRPr="00031CB1" w:rsidDel="003E72E8">
          <w:delText>.</w:delText>
        </w:r>
      </w:del>
      <w:r w:rsidRPr="00031CB1">
        <w:t>"</w:t>
      </w:r>
      <w:r>
        <w:t xml:space="preserve"> </w:t>
      </w:r>
      <w:sdt>
        <w:sdtPr>
          <w:id w:val="-1278792405"/>
          <w:citation/>
        </w:sdtPr>
        <w:sdtContent>
          <w:r w:rsidR="00984BB3">
            <w:fldChar w:fldCharType="begin"/>
          </w:r>
          <w:r w:rsidR="00984BB3">
            <w:instrText xml:space="preserve"> CITATION Ber04 \l 1033 </w:instrText>
          </w:r>
          <w:r w:rsidR="00984BB3">
            <w:fldChar w:fldCharType="separate"/>
          </w:r>
          <w:r w:rsidR="00984BB3">
            <w:rPr>
              <w:noProof/>
            </w:rPr>
            <w:t>(Bernanke, 2004)</w:t>
          </w:r>
          <w:r w:rsidR="00984BB3">
            <w:fldChar w:fldCharType="end"/>
          </w:r>
        </w:sdtContent>
      </w:sdt>
      <w:r w:rsidR="00984BB3">
        <w:t xml:space="preserve">. </w:t>
      </w:r>
    </w:p>
    <w:p w14:paraId="673217EB" w14:textId="77777777" w:rsidR="003150EA" w:rsidRPr="005F16B7" w:rsidRDefault="003150EA" w:rsidP="005F16B7"/>
    <w:p w14:paraId="1D97D9EA" w14:textId="3E72DFAE" w:rsidR="00304533" w:rsidRDefault="00B50E50" w:rsidP="008764DF">
      <w:pPr>
        <w:pStyle w:val="Heading3"/>
      </w:pPr>
      <w:bookmarkStart w:id="143" w:name="_Toc151923269"/>
      <w:r>
        <w:t>Concept</w:t>
      </w:r>
      <w:r w:rsidR="00304533">
        <w:t xml:space="preserve"> </w:t>
      </w:r>
      <w:r w:rsidR="00F93100">
        <w:t>2</w:t>
      </w:r>
      <w:r w:rsidR="00304533">
        <w:t xml:space="preserve">: </w:t>
      </w:r>
      <w:r w:rsidR="00F93100">
        <w:t xml:space="preserve">Modified </w:t>
      </w:r>
      <w:r w:rsidR="00F268AC">
        <w:t>Taylor Rule</w:t>
      </w:r>
      <w:bookmarkEnd w:id="143"/>
    </w:p>
    <w:p w14:paraId="63CEC762" w14:textId="38C3B12F" w:rsidR="00DA4532" w:rsidRDefault="00DA4532" w:rsidP="007A18EC">
      <w:r w:rsidRPr="00DA4532">
        <w:t>The Taylor Rule is the best-known formula that prescribes how policymakers should adjust short-term interest rates in response to economic variables</w:t>
      </w:r>
      <w:r>
        <w:t xml:space="preserve"> </w:t>
      </w:r>
      <w:sdt>
        <w:sdtPr>
          <w:id w:val="-627008918"/>
          <w:citation/>
        </w:sdtPr>
        <w:sdtContent>
          <w:r w:rsidR="007A18EC">
            <w:fldChar w:fldCharType="begin"/>
          </w:r>
          <w:r w:rsidR="007A18EC">
            <w:instrText xml:space="preserve"> CITATION Pol18 \l 1033 </w:instrText>
          </w:r>
          <w:r w:rsidR="007A18EC">
            <w:fldChar w:fldCharType="separate"/>
          </w:r>
          <w:r w:rsidR="007A18EC">
            <w:rPr>
              <w:noProof/>
            </w:rPr>
            <w:t>(Policy Rules and How Policymakers Use Them, 2018)</w:t>
          </w:r>
          <w:r w:rsidR="007A18EC">
            <w:fldChar w:fldCharType="end"/>
          </w:r>
        </w:sdtContent>
      </w:sdt>
      <w:r w:rsidR="007A18EC">
        <w:t xml:space="preserve">. </w:t>
      </w:r>
      <w:r w:rsidR="00AF3DD4" w:rsidRPr="00AF3DD4">
        <w:t xml:space="preserve">The Taylor Rule uses deviations from inflation targets and potential economic output to prescribe the target Federal Funds Effective Rate. The most significant difference between the Taylor Rule and the modified Taylor Rule is the existence of the </w:t>
      </w:r>
      <w:commentRangeStart w:id="144"/>
      <w:r w:rsidR="00AF3DD4" w:rsidRPr="00AF3DD4">
        <w:t xml:space="preserve">Auto Regression </w:t>
      </w:r>
      <w:commentRangeEnd w:id="144"/>
      <w:r w:rsidR="003E72E8">
        <w:rPr>
          <w:rStyle w:val="CommentReference"/>
        </w:rPr>
        <w:commentReference w:id="144"/>
      </w:r>
      <w:r w:rsidR="00AF3DD4" w:rsidRPr="00AF3DD4">
        <w:t xml:space="preserve">term for the previous periods. The Federal Funds Effective Rate (t-1) from the last </w:t>
      </w:r>
      <w:r w:rsidR="00AF3DD4" w:rsidRPr="00AF3DD4">
        <w:lastRenderedPageBreak/>
        <w:t xml:space="preserve">period, when coupled with the </w:t>
      </w:r>
      <w:r w:rsidR="00AF3DD4">
        <w:rPr>
          <w:rFonts w:ascii="theta" w:hAnsi="theta"/>
        </w:rPr>
        <w:t>þ</w:t>
      </w:r>
      <w:r w:rsidR="00AF3DD4" w:rsidRPr="00AF3DD4">
        <w:t xml:space="preserve"> coefficient of 0.85, significantly improves the Modified Taylor rule's predictive power.</w:t>
      </w:r>
    </w:p>
    <w:p w14:paraId="28C38209" w14:textId="411A556C" w:rsidR="007A18EC" w:rsidRDefault="007A18EC" w:rsidP="007A18EC">
      <w:r>
        <w:t xml:space="preserve">As can be observed from </w:t>
      </w:r>
      <w:del w:id="145" w:author="Tanja Schub" w:date="2023-11-26T22:36:00Z">
        <w:r w:rsidDel="003E72E8">
          <w:delText>the graph below</w:delText>
        </w:r>
      </w:del>
      <w:ins w:id="146" w:author="Tanja Schub" w:date="2023-11-26T22:36:00Z">
        <w:r w:rsidR="003E72E8">
          <w:t>Figure 13</w:t>
        </w:r>
      </w:ins>
      <w:r>
        <w:t xml:space="preserve"> the Modified Taylor Rule</w:t>
      </w:r>
      <w:r w:rsidR="0031337A">
        <w:t xml:space="preserve"> (ffef_tr2)</w:t>
      </w:r>
      <w:r>
        <w:t xml:space="preserve"> as a model has more predictive power than the Original Taylor Rule</w:t>
      </w:r>
      <w:r w:rsidR="0031337A">
        <w:t xml:space="preserve"> (ffef_tr1). This finding aligns with the conclusions presented by </w:t>
      </w:r>
      <w:proofErr w:type="spellStart"/>
      <w:r w:rsidR="0031337A">
        <w:t>Kliensen</w:t>
      </w:r>
      <w:proofErr w:type="spellEnd"/>
      <w:r w:rsidR="0031337A">
        <w:t xml:space="preserve"> </w:t>
      </w:r>
      <w:ins w:id="147" w:author="Tanja Schub" w:date="2023-11-26T22:37:00Z">
        <w:r w:rsidR="003E72E8">
          <w:t>(</w:t>
        </w:r>
      </w:ins>
      <w:commentRangeStart w:id="148"/>
      <w:del w:id="149" w:author="Tanja Schub" w:date="2023-11-26T22:37:00Z">
        <w:r w:rsidR="0031337A" w:rsidDel="003E72E8">
          <w:delText xml:space="preserve">in his </w:delText>
        </w:r>
      </w:del>
      <w:r w:rsidR="0031337A">
        <w:t>2019</w:t>
      </w:r>
      <w:ins w:id="150" w:author="Tanja Schub" w:date="2023-11-26T22:37:00Z">
        <w:r w:rsidR="003E72E8">
          <w:t>b)</w:t>
        </w:r>
      </w:ins>
      <w:commentRangeEnd w:id="148"/>
      <w:ins w:id="151" w:author="Tanja Schub" w:date="2023-11-26T22:38:00Z">
        <w:r w:rsidR="003E72E8">
          <w:rPr>
            <w:rStyle w:val="CommentReference"/>
          </w:rPr>
          <w:commentReference w:id="148"/>
        </w:r>
      </w:ins>
      <w:r w:rsidR="0031337A">
        <w:t xml:space="preserve"> </w:t>
      </w:r>
      <w:del w:id="152" w:author="Tanja Schub" w:date="2023-11-26T22:37:00Z">
        <w:r w:rsidR="0031337A" w:rsidDel="003E72E8">
          <w:delText>paper</w:delText>
        </w:r>
        <w:r w:rsidR="00FF4676" w:rsidDel="003E72E8">
          <w:delText xml:space="preserve"> </w:delText>
        </w:r>
      </w:del>
      <w:sdt>
        <w:sdtPr>
          <w:id w:val="-1407759250"/>
          <w:citation/>
        </w:sdtPr>
        <w:sdtContent>
          <w:r w:rsidR="00FF4676">
            <w:fldChar w:fldCharType="begin"/>
          </w:r>
          <w:r w:rsidR="00FF4676">
            <w:instrText xml:space="preserve">CITATION Kli191 \l 1033 </w:instrText>
          </w:r>
          <w:r w:rsidR="00FF4676">
            <w:fldChar w:fldCharType="separate"/>
          </w:r>
          <w:r w:rsidR="00FF4676">
            <w:rPr>
              <w:noProof/>
            </w:rPr>
            <w:t>(Kliesen, Is the Fed Following a “Modernized” Version of the Taylor Rule? Part 2, 2019)</w:t>
          </w:r>
          <w:r w:rsidR="00FF4676">
            <w:fldChar w:fldCharType="end"/>
          </w:r>
        </w:sdtContent>
      </w:sdt>
      <w:r w:rsidR="0031337A">
        <w:t>.</w:t>
      </w:r>
    </w:p>
    <w:p w14:paraId="3BFE21C0" w14:textId="77777777" w:rsidR="0031337A" w:rsidRDefault="0031337A" w:rsidP="0031337A">
      <w:r>
        <w:rPr>
          <w:noProof/>
        </w:rPr>
        <w:drawing>
          <wp:inline distT="0" distB="0" distL="0" distR="0" wp14:anchorId="7FB293A9" wp14:editId="087DEF0F">
            <wp:extent cx="5486400" cy="2327275"/>
            <wp:effectExtent l="0" t="0" r="0" b="0"/>
            <wp:docPr id="488738173" name="Picture 6" descr="A graph showing the valu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38173" name="Picture 6" descr="A graph showing the value of a stock marke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6400" cy="2327275"/>
                    </a:xfrm>
                    <a:prstGeom prst="rect">
                      <a:avLst/>
                    </a:prstGeom>
                    <a:noFill/>
                    <a:ln>
                      <a:noFill/>
                    </a:ln>
                  </pic:spPr>
                </pic:pic>
              </a:graphicData>
            </a:graphic>
          </wp:inline>
        </w:drawing>
      </w:r>
    </w:p>
    <w:p w14:paraId="787FB36A" w14:textId="65621CDE" w:rsidR="00507F23" w:rsidRDefault="0031337A" w:rsidP="00507F23">
      <w:pPr>
        <w:pStyle w:val="Caption"/>
      </w:pPr>
      <w:bookmarkStart w:id="153" w:name="_Toc151923012"/>
      <w:r>
        <w:t xml:space="preserve">Figure </w:t>
      </w:r>
      <w:fldSimple w:instr=" SEQ Figure \* ARABIC ">
        <w:r w:rsidR="00F13507">
          <w:rPr>
            <w:noProof/>
          </w:rPr>
          <w:t>13</w:t>
        </w:r>
      </w:fldSimple>
      <w:r>
        <w:t>: Taylor Rule vs Federal Funds Effective Rate</w:t>
      </w:r>
      <w:bookmarkEnd w:id="153"/>
    </w:p>
    <w:p w14:paraId="6A608480" w14:textId="77777777" w:rsidR="00507F23" w:rsidRPr="00507F23" w:rsidRDefault="00507F23" w:rsidP="00507F23"/>
    <w:p w14:paraId="2BF09BA5" w14:textId="488FD8AA" w:rsidR="00507F23" w:rsidRDefault="00507F23" w:rsidP="00507F23">
      <w:r w:rsidRPr="00CA15AD">
        <w:rPr>
          <w:noProof/>
        </w:rPr>
        <w:drawing>
          <wp:inline distT="0" distB="0" distL="0" distR="0" wp14:anchorId="5177D5C9" wp14:editId="7D516CAA">
            <wp:extent cx="2745531" cy="1515533"/>
            <wp:effectExtent l="0" t="0" r="0" b="0"/>
            <wp:docPr id="1815578729" name="Picture 1815578729"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816547" name="Picture 1" descr="A screenshot of a table&#10;&#10;Description automatically generated"/>
                    <pic:cNvPicPr/>
                  </pic:nvPicPr>
                  <pic:blipFill>
                    <a:blip r:embed="rId30"/>
                    <a:stretch>
                      <a:fillRect/>
                    </a:stretch>
                  </pic:blipFill>
                  <pic:spPr>
                    <a:xfrm>
                      <a:off x="0" y="0"/>
                      <a:ext cx="2761970" cy="1524608"/>
                    </a:xfrm>
                    <a:prstGeom prst="rect">
                      <a:avLst/>
                    </a:prstGeom>
                  </pic:spPr>
                </pic:pic>
              </a:graphicData>
            </a:graphic>
          </wp:inline>
        </w:drawing>
      </w:r>
    </w:p>
    <w:p w14:paraId="7AC0C06B" w14:textId="20F2E6B8" w:rsidR="00507F23" w:rsidRPr="00507F23" w:rsidRDefault="00507F23" w:rsidP="00507F23">
      <w:pPr>
        <w:pStyle w:val="Caption"/>
      </w:pPr>
      <w:bookmarkStart w:id="154" w:name="_Toc151923013"/>
      <w:commentRangeStart w:id="155"/>
      <w:r>
        <w:t xml:space="preserve">Figure </w:t>
      </w:r>
      <w:fldSimple w:instr=" SEQ Figure \* ARABIC ">
        <w:r w:rsidR="00F13507">
          <w:rPr>
            <w:noProof/>
          </w:rPr>
          <w:t>14</w:t>
        </w:r>
      </w:fldSimple>
      <w:r>
        <w:t xml:space="preserve">: Model Performance Taylor Rule, Modified Taylor </w:t>
      </w:r>
      <w:proofErr w:type="gramStart"/>
      <w:r>
        <w:t>Rule</w:t>
      </w:r>
      <w:proofErr w:type="gramEnd"/>
      <w:r>
        <w:t xml:space="preserve"> and Naive Model</w:t>
      </w:r>
      <w:bookmarkEnd w:id="154"/>
      <w:commentRangeEnd w:id="155"/>
      <w:r w:rsidR="003E72E8">
        <w:rPr>
          <w:rStyle w:val="CommentReference"/>
          <w:b w:val="0"/>
          <w:bCs w:val="0"/>
          <w:color w:val="auto"/>
        </w:rPr>
        <w:commentReference w:id="155"/>
      </w:r>
    </w:p>
    <w:p w14:paraId="7DD67B3C" w14:textId="77777777" w:rsidR="007A18EC" w:rsidRDefault="007A18EC" w:rsidP="007A18EC"/>
    <w:p w14:paraId="2943C667" w14:textId="36818129" w:rsidR="007A18EC" w:rsidRDefault="007A18EC" w:rsidP="007A18EC">
      <w:commentRangeStart w:id="156"/>
      <w:r>
        <w:t xml:space="preserve">This analysis will explore the formulation of the </w:t>
      </w:r>
      <w:r w:rsidR="00AF3DD4">
        <w:t xml:space="preserve">Modernized </w:t>
      </w:r>
      <w:r>
        <w:t xml:space="preserve">Taylor </w:t>
      </w:r>
      <w:r w:rsidR="00AF3DD4">
        <w:t>R</w:t>
      </w:r>
      <w:r>
        <w:t>ule</w:t>
      </w:r>
      <w:r w:rsidR="00AF3DD4">
        <w:t xml:space="preserve"> as </w:t>
      </w:r>
      <w:r>
        <w:t xml:space="preserve">presented by </w:t>
      </w:r>
      <w:proofErr w:type="spellStart"/>
      <w:r>
        <w:t>Kliensen</w:t>
      </w:r>
      <w:proofErr w:type="spellEnd"/>
      <w:r>
        <w:t xml:space="preserve"> </w:t>
      </w:r>
      <w:ins w:id="157" w:author="Tanja Schub" w:date="2023-11-26T22:39:00Z">
        <w:r w:rsidR="003E72E8">
          <w:t>(</w:t>
        </w:r>
      </w:ins>
      <w:del w:id="158" w:author="Tanja Schub" w:date="2023-11-26T22:39:00Z">
        <w:r w:rsidDel="003E72E8">
          <w:delText xml:space="preserve">in his </w:delText>
        </w:r>
      </w:del>
      <w:r>
        <w:t>2019</w:t>
      </w:r>
      <w:ins w:id="159" w:author="Tanja Schub" w:date="2023-11-26T22:39:00Z">
        <w:r w:rsidR="003E72E8">
          <w:t>b)</w:t>
        </w:r>
      </w:ins>
      <w:del w:id="160" w:author="Tanja Schub" w:date="2023-11-26T22:39:00Z">
        <w:r w:rsidDel="003E72E8">
          <w:delText xml:space="preserve"> paper</w:delText>
        </w:r>
      </w:del>
      <w:r>
        <w:t xml:space="preserve">. </w:t>
      </w:r>
      <w:commentRangeEnd w:id="156"/>
      <w:r w:rsidR="003E72E8">
        <w:rPr>
          <w:rStyle w:val="CommentReference"/>
        </w:rPr>
        <w:commentReference w:id="156"/>
      </w:r>
      <w:r w:rsidR="00665746">
        <w:t>Using the formula in Figure 15 as a starting point</w:t>
      </w:r>
      <w:ins w:id="161" w:author="Tanja Schub" w:date="2023-11-26T22:39:00Z">
        <w:r w:rsidR="003E72E8">
          <w:t>,</w:t>
        </w:r>
      </w:ins>
      <w:r w:rsidR="00665746">
        <w:t xml:space="preserve"> I can generate </w:t>
      </w:r>
      <w:commentRangeStart w:id="162"/>
      <w:r w:rsidR="00665746">
        <w:t xml:space="preserve">feature list </w:t>
      </w:r>
      <w:commentRangeEnd w:id="162"/>
      <w:r w:rsidR="003E72E8">
        <w:rPr>
          <w:rStyle w:val="CommentReference"/>
        </w:rPr>
        <w:commentReference w:id="162"/>
      </w:r>
      <w:r w:rsidR="00665746">
        <w:t xml:space="preserve">for this concept. </w:t>
      </w:r>
    </w:p>
    <w:p w14:paraId="3451A3AE" w14:textId="77777777" w:rsidR="00507F23" w:rsidRDefault="00507F23" w:rsidP="007A18EC"/>
    <w:p w14:paraId="281F2547" w14:textId="77777777" w:rsidR="007A18EC" w:rsidRDefault="007A18EC" w:rsidP="007A18EC">
      <w:r>
        <w:rPr>
          <w:noProof/>
        </w:rPr>
        <w:lastRenderedPageBreak/>
        <w:drawing>
          <wp:inline distT="114300" distB="114300" distL="114300" distR="114300" wp14:anchorId="28F3695A" wp14:editId="1D1D7A6A">
            <wp:extent cx="3843338" cy="443462"/>
            <wp:effectExtent l="0" t="0" r="0" b="0"/>
            <wp:docPr id="571014913" name="Picture 571014913"/>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3843338" cy="443462"/>
                    </a:xfrm>
                    <a:prstGeom prst="rect">
                      <a:avLst/>
                    </a:prstGeom>
                    <a:ln/>
                  </pic:spPr>
                </pic:pic>
              </a:graphicData>
            </a:graphic>
          </wp:inline>
        </w:drawing>
      </w:r>
    </w:p>
    <w:p w14:paraId="03FA0DF0" w14:textId="1DB6F2D4" w:rsidR="00507F23" w:rsidRDefault="00507F23" w:rsidP="00507F23">
      <w:pPr>
        <w:pStyle w:val="Caption"/>
      </w:pPr>
      <w:bookmarkStart w:id="163" w:name="_Toc151923014"/>
      <w:r>
        <w:t xml:space="preserve">Figure </w:t>
      </w:r>
      <w:r>
        <w:rPr>
          <w:noProof/>
        </w:rPr>
        <w:fldChar w:fldCharType="begin"/>
      </w:r>
      <w:r>
        <w:rPr>
          <w:noProof/>
        </w:rPr>
        <w:instrText xml:space="preserve"> SEQ Figure \* ARABIC </w:instrText>
      </w:r>
      <w:r>
        <w:rPr>
          <w:noProof/>
        </w:rPr>
        <w:fldChar w:fldCharType="separate"/>
      </w:r>
      <w:r w:rsidR="00F13507">
        <w:rPr>
          <w:noProof/>
        </w:rPr>
        <w:t>15</w:t>
      </w:r>
      <w:r>
        <w:rPr>
          <w:noProof/>
        </w:rPr>
        <w:fldChar w:fldCharType="end"/>
      </w:r>
      <w:r>
        <w:t>: Modified Taylor Rule Formula</w:t>
      </w:r>
      <w:bookmarkEnd w:id="163"/>
    </w:p>
    <w:p w14:paraId="4DE5CFB0" w14:textId="2AD3E402" w:rsidR="007A18EC" w:rsidRDefault="00000000" w:rsidP="0043019A">
      <w:pPr>
        <w:pStyle w:val="ListParagraph"/>
        <w:numPr>
          <w:ilvl w:val="0"/>
          <w:numId w:val="17"/>
        </w:numPr>
        <w:spacing w:before="0" w:after="0"/>
      </w:pPr>
      <m:oMath>
        <m:sSub>
          <m:sSubPr>
            <m:ctrlPr>
              <w:rPr>
                <w:rFonts w:ascii="Cambria Math" w:hAnsi="Cambria Math"/>
              </w:rPr>
            </m:ctrlPr>
          </m:sSubPr>
          <m:e>
            <m:r>
              <w:rPr>
                <w:rFonts w:ascii="Cambria Math" w:hAnsi="Cambria Math"/>
              </w:rPr>
              <m:t>i</m:t>
            </m:r>
          </m:e>
          <m:sub>
            <m:r>
              <w:rPr>
                <w:rFonts w:ascii="Cambria Math" w:hAnsi="Cambria Math"/>
              </w:rPr>
              <m:t>t</m:t>
            </m:r>
          </m:sub>
        </m:sSub>
      </m:oMath>
      <w:r w:rsidR="007A18EC">
        <w:t xml:space="preserve"> - </w:t>
      </w:r>
      <w:r w:rsidR="00FF4676">
        <w:t xml:space="preserve">is the nominal federal funds rate or the </w:t>
      </w:r>
      <w:r w:rsidR="00AF3DD4">
        <w:t>F</w:t>
      </w:r>
      <w:r w:rsidR="00FF4676">
        <w:t xml:space="preserve">ederal </w:t>
      </w:r>
      <w:r w:rsidR="00AF3DD4">
        <w:t>F</w:t>
      </w:r>
      <w:r w:rsidR="00FF4676">
        <w:t>unds</w:t>
      </w:r>
      <w:r w:rsidR="00AF3DD4">
        <w:t xml:space="preserve"> Effective</w:t>
      </w:r>
      <w:r w:rsidR="00FF4676">
        <w:t xml:space="preserve"> </w:t>
      </w:r>
      <w:r w:rsidR="00AF3DD4">
        <w:t>R</w:t>
      </w:r>
      <w:r w:rsidR="00FF4676">
        <w:t xml:space="preserve">ate. This </w:t>
      </w:r>
      <w:r w:rsidR="00AF3DD4">
        <w:t>is the response</w:t>
      </w:r>
      <w:r w:rsidR="00FF4676">
        <w:t xml:space="preserve"> variable in the models.</w:t>
      </w:r>
    </w:p>
    <w:p w14:paraId="045D63F0" w14:textId="286E9BB7" w:rsidR="007A18EC" w:rsidRDefault="007A18EC" w:rsidP="0043019A">
      <w:pPr>
        <w:pStyle w:val="ListParagraph"/>
        <w:numPr>
          <w:ilvl w:val="0"/>
          <w:numId w:val="17"/>
        </w:numPr>
        <w:spacing w:before="0" w:after="0"/>
      </w:pPr>
      <w:r w:rsidRPr="0043019A">
        <w:rPr>
          <w:rFonts w:ascii="Cambria Math" w:hAnsi="Cambria Math" w:cs="Cambria Math"/>
        </w:rPr>
        <w:t>𝘱</w:t>
      </w:r>
      <m:oMath>
        <m:sSub>
          <m:sSubPr>
            <m:ctrlPr>
              <w:rPr>
                <w:rFonts w:ascii="Cambria Math" w:hAnsi="Cambria Math"/>
              </w:rPr>
            </m:ctrlPr>
          </m:sSubPr>
          <m:e>
            <m:r>
              <w:rPr>
                <w:rFonts w:ascii="Cambria Math" w:hAnsi="Cambria Math"/>
              </w:rPr>
              <m:t>i</m:t>
            </m:r>
          </m:e>
          <m:sub>
            <m:r>
              <w:rPr>
                <w:rFonts w:ascii="Cambria Math" w:hAnsi="Cambria Math"/>
              </w:rPr>
              <m:t>t-1</m:t>
            </m:r>
          </m:sub>
        </m:sSub>
      </m:oMath>
      <w:r>
        <w:t xml:space="preserve"> </w:t>
      </w:r>
      <w:r w:rsidR="00FF4676">
        <w:t>–</w:t>
      </w:r>
      <w:r>
        <w:t xml:space="preserve"> </w:t>
      </w:r>
      <w:r w:rsidR="00FF4676">
        <w:t xml:space="preserve">is the </w:t>
      </w:r>
      <w:r>
        <w:t>one quarter lag term for the federal funds target rate with a fixed coefficient</w:t>
      </w:r>
      <w:r w:rsidR="00AF3DD4">
        <w:t xml:space="preserve"> or the Federal Funds Effective Rate (t-1)</w:t>
      </w:r>
    </w:p>
    <w:p w14:paraId="0DCFAF3B" w14:textId="7510A7C9" w:rsidR="007A18EC" w:rsidRDefault="00000000" w:rsidP="0043019A">
      <w:pPr>
        <w:pStyle w:val="ListParagraph"/>
        <w:numPr>
          <w:ilvl w:val="0"/>
          <w:numId w:val="17"/>
        </w:numPr>
        <w:spacing w:before="0" w:after="0"/>
      </w:pPr>
      <m:oMath>
        <m:sSubSup>
          <m:sSubSupPr>
            <m:ctrlPr>
              <w:rPr>
                <w:rFonts w:ascii="Cambria Math" w:hAnsi="Cambria Math"/>
              </w:rPr>
            </m:ctrlPr>
          </m:sSubSupPr>
          <m:e>
            <m:r>
              <w:rPr>
                <w:rFonts w:ascii="Cambria Math" w:hAnsi="Cambria Math"/>
              </w:rPr>
              <m:t>r</m:t>
            </m:r>
          </m:e>
          <m:sub>
            <m:r>
              <w:rPr>
                <w:rFonts w:ascii="Cambria Math" w:hAnsi="Cambria Math"/>
              </w:rPr>
              <m:t>t</m:t>
            </m:r>
          </m:sub>
          <m:sup>
            <m:r>
              <w:rPr>
                <w:rFonts w:ascii="Cambria Math" w:hAnsi="Cambria Math"/>
              </w:rPr>
              <m:t>*</m:t>
            </m:r>
          </m:sup>
        </m:sSubSup>
      </m:oMath>
      <w:r w:rsidR="007A18EC">
        <w:t xml:space="preserve">  - </w:t>
      </w:r>
      <w:r w:rsidR="00AF3DD4">
        <w:t xml:space="preserve">is the </w:t>
      </w:r>
      <w:r w:rsidR="007A18EC">
        <w:t>equilibrium real interest rate over time</w:t>
      </w:r>
      <w:r w:rsidR="00FF4676">
        <w:t>. Taylor suggested that the equilibrium real interest rate should be invariant at 2.0% however overtime policy makes have adopted equilibrium real interest rate that varies overtime</w:t>
      </w:r>
      <w:r w:rsidR="00FF4676" w:rsidRPr="004C2E18">
        <w:t xml:space="preserve"> </w:t>
      </w:r>
      <w:sdt>
        <w:sdtPr>
          <w:id w:val="437568997"/>
          <w:citation/>
        </w:sdtPr>
        <w:sdtContent>
          <w:r w:rsidR="00FF4676" w:rsidRPr="004C2E18">
            <w:fldChar w:fldCharType="begin"/>
          </w:r>
          <w:r w:rsidR="00FF4676" w:rsidRPr="004C2E18">
            <w:instrText xml:space="preserve">CITATION Kli19 \l 1033 </w:instrText>
          </w:r>
          <w:r w:rsidR="00FF4676" w:rsidRPr="004C2E18">
            <w:fldChar w:fldCharType="separate"/>
          </w:r>
          <w:r w:rsidR="00FF4676" w:rsidRPr="004C2E18">
            <w:t>(Kliesen, Is the Fed Following a ‘Modernized’ Version of the Taylor Rule? Part 1., 2019)</w:t>
          </w:r>
          <w:r w:rsidR="00FF4676" w:rsidRPr="004C2E18">
            <w:fldChar w:fldCharType="end"/>
          </w:r>
        </w:sdtContent>
      </w:sdt>
      <w:r w:rsidR="00FF4676">
        <w:t>. For this analysis I will use the equilibrium real interest rate calculated by the Federal Reserve Bank of New York</w:t>
      </w:r>
      <w:sdt>
        <w:sdtPr>
          <w:id w:val="1254470352"/>
          <w:citation/>
        </w:sdtPr>
        <w:sdtContent>
          <w:r w:rsidR="00FF4676">
            <w:fldChar w:fldCharType="begin"/>
          </w:r>
          <w:r w:rsidR="00FF4676">
            <w:instrText xml:space="preserve"> CITATION Fed \l 1033 </w:instrText>
          </w:r>
          <w:r w:rsidR="00FF4676">
            <w:fldChar w:fldCharType="separate"/>
          </w:r>
          <w:r w:rsidR="00FF4676">
            <w:rPr>
              <w:noProof/>
            </w:rPr>
            <w:t xml:space="preserve"> (Federal Reserve Bank of New York, n.d.)</w:t>
          </w:r>
          <w:r w:rsidR="00FF4676">
            <w:fldChar w:fldCharType="end"/>
          </w:r>
        </w:sdtContent>
      </w:sdt>
    </w:p>
    <w:p w14:paraId="73821105" w14:textId="58CADAD5" w:rsidR="007A18EC" w:rsidRDefault="007A18EC" w:rsidP="0043019A">
      <w:pPr>
        <w:pStyle w:val="ListParagraph"/>
        <w:numPr>
          <w:ilvl w:val="0"/>
          <w:numId w:val="17"/>
        </w:numPr>
        <w:spacing w:before="0" w:after="0"/>
      </w:pPr>
      <w:r>
        <w:t>π * - Fed’s inflation target</w:t>
      </w:r>
      <w:r w:rsidR="0043019A">
        <w:t>. This will be set to 2.0%</w:t>
      </w:r>
      <w:sdt>
        <w:sdtPr>
          <w:id w:val="-2105955245"/>
          <w:citation/>
        </w:sdtPr>
        <w:sdtContent>
          <w:r w:rsidR="0043019A">
            <w:fldChar w:fldCharType="begin"/>
          </w:r>
          <w:r w:rsidR="0043019A">
            <w:instrText xml:space="preserve"> CITATION Fer23 \l 1033 </w:instrText>
          </w:r>
          <w:r w:rsidR="0043019A">
            <w:fldChar w:fldCharType="separate"/>
          </w:r>
          <w:r w:rsidR="0043019A">
            <w:rPr>
              <w:noProof/>
            </w:rPr>
            <w:t xml:space="preserve"> (Ferguson &amp; Lahiri, 2023)</w:t>
          </w:r>
          <w:r w:rsidR="0043019A">
            <w:fldChar w:fldCharType="end"/>
          </w:r>
        </w:sdtContent>
      </w:sdt>
    </w:p>
    <w:p w14:paraId="5FD3DB8F" w14:textId="3B58F616" w:rsidR="007A18EC" w:rsidRDefault="00000000" w:rsidP="0043019A">
      <w:pPr>
        <w:pStyle w:val="ListParagraph"/>
        <w:numPr>
          <w:ilvl w:val="0"/>
          <w:numId w:val="17"/>
        </w:numPr>
        <w:spacing w:before="0" w:after="0"/>
      </w:pPr>
      <m:oMath>
        <m:sSub>
          <m:sSubPr>
            <m:ctrlPr>
              <w:rPr>
                <w:rFonts w:ascii="Cambria Math" w:hAnsi="Cambria Math"/>
              </w:rPr>
            </m:ctrlPr>
          </m:sSubPr>
          <m:e>
            <m:r>
              <w:rPr>
                <w:rFonts w:ascii="Cambria Math" w:hAnsi="Cambria Math"/>
              </w:rPr>
              <m:t>ø</m:t>
            </m:r>
          </m:e>
          <m:sub>
            <m:r>
              <w:rPr>
                <w:rFonts w:ascii="Cambria Math" w:hAnsi="Cambria Math"/>
              </w:rPr>
              <m:t>π</m:t>
            </m:r>
          </m:sub>
        </m:sSub>
        <m:sSubSup>
          <m:sSubSupPr>
            <m:ctrlPr>
              <w:rPr>
                <w:rFonts w:ascii="Cambria Math" w:hAnsi="Cambria Math"/>
              </w:rPr>
            </m:ctrlPr>
          </m:sSubSupPr>
          <m:e>
            <m:r>
              <w:rPr>
                <w:rFonts w:ascii="Cambria Math" w:hAnsi="Cambria Math"/>
              </w:rPr>
              <m:t>π</m:t>
            </m:r>
          </m:e>
          <m:sub>
            <m:r>
              <w:rPr>
                <w:rFonts w:ascii="Cambria Math" w:hAnsi="Cambria Math"/>
              </w:rPr>
              <m:t>t</m:t>
            </m:r>
          </m:sub>
          <m:sup>
            <m:r>
              <w:rPr>
                <w:rFonts w:ascii="Cambria Math" w:hAnsi="Cambria Math"/>
              </w:rPr>
              <m:t>GAP</m:t>
            </m:r>
          </m:sup>
        </m:sSubSup>
        <m:r>
          <w:rPr>
            <w:rFonts w:ascii="Cambria Math" w:hAnsi="Cambria Math"/>
          </w:rPr>
          <m:t xml:space="preserve"> </m:t>
        </m:r>
      </m:oMath>
      <w:r w:rsidR="00AF3DD4">
        <w:t>–</w:t>
      </w:r>
      <w:r w:rsidR="007A18EC">
        <w:t xml:space="preserve"> </w:t>
      </w:r>
      <w:r w:rsidR="00AF3DD4">
        <w:t xml:space="preserve">is the </w:t>
      </w:r>
      <w:r w:rsidR="007A18EC">
        <w:t>output inflation gap with a fixed coefficient</w:t>
      </w:r>
      <w:r w:rsidR="0043019A">
        <w:t xml:space="preserve">. </w:t>
      </w:r>
      <w:r w:rsidR="0043019A" w:rsidRPr="0043019A">
        <w:t>GDP Gap (</w:t>
      </w:r>
      <w:proofErr w:type="spellStart"/>
      <w:r w:rsidR="0043019A" w:rsidRPr="0043019A">
        <w:t>gap_gdp</w:t>
      </w:r>
      <w:proofErr w:type="spellEnd"/>
      <w:r w:rsidR="0043019A" w:rsidRPr="0043019A">
        <w:t xml:space="preserve">) </w:t>
      </w:r>
      <w:r w:rsidR="00AF3DD4">
        <w:t xml:space="preserve">is calculated </w:t>
      </w:r>
      <w:r w:rsidR="0043019A" w:rsidRPr="0043019A">
        <w:t>as percentage difference between GDP and Potential GDP (GDPC1 – GDPPOT) / GDPPOT.</w:t>
      </w:r>
    </w:p>
    <w:p w14:paraId="31BE9FCA" w14:textId="4BD4987A" w:rsidR="00507F23" w:rsidRDefault="00000000" w:rsidP="007A18EC">
      <w:pPr>
        <w:pStyle w:val="ListParagraph"/>
        <w:numPr>
          <w:ilvl w:val="0"/>
          <w:numId w:val="17"/>
        </w:numPr>
        <w:spacing w:before="0" w:after="0"/>
      </w:pPr>
      <m:oMath>
        <m:sSub>
          <m:sSubPr>
            <m:ctrlPr>
              <w:rPr>
                <w:rFonts w:ascii="Cambria Math" w:hAnsi="Cambria Math"/>
              </w:rPr>
            </m:ctrlPr>
          </m:sSubPr>
          <m:e>
            <m:r>
              <w:rPr>
                <w:rFonts w:ascii="Cambria Math" w:hAnsi="Cambria Math"/>
              </w:rPr>
              <m:t>ø</m:t>
            </m:r>
          </m:e>
          <m:sub>
            <m:r>
              <w:rPr>
                <w:rFonts w:ascii="Cambria Math" w:hAnsi="Cambria Math"/>
              </w:rPr>
              <m:t>u</m:t>
            </m:r>
          </m:sub>
        </m:sSub>
        <m:r>
          <w:rPr>
            <w:rFonts w:ascii="Cambria Math" w:hAnsi="Cambria Math"/>
          </w:rPr>
          <m:t xml:space="preserve"> </m:t>
        </m:r>
        <m:sSubSup>
          <m:sSubSupPr>
            <m:ctrlPr>
              <w:rPr>
                <w:rFonts w:ascii="Cambria Math" w:hAnsi="Cambria Math"/>
              </w:rPr>
            </m:ctrlPr>
          </m:sSubSupPr>
          <m:e>
            <m:r>
              <w:rPr>
                <w:rFonts w:ascii="Cambria Math" w:hAnsi="Cambria Math"/>
              </w:rPr>
              <m:t>u</m:t>
            </m:r>
          </m:e>
          <m:sub>
            <m:r>
              <w:rPr>
                <w:rFonts w:ascii="Cambria Math" w:hAnsi="Cambria Math"/>
              </w:rPr>
              <m:t>t</m:t>
            </m:r>
          </m:sub>
          <m:sup>
            <m:r>
              <w:rPr>
                <w:rFonts w:ascii="Cambria Math" w:hAnsi="Cambria Math"/>
              </w:rPr>
              <m:t>GAP</m:t>
            </m:r>
          </m:sup>
        </m:sSubSup>
        <m:r>
          <w:rPr>
            <w:rFonts w:ascii="Cambria Math" w:hAnsi="Cambria Math"/>
          </w:rPr>
          <m:t xml:space="preserve"> </m:t>
        </m:r>
      </m:oMath>
      <w:r w:rsidR="007A18EC">
        <w:t xml:space="preserve"> - </w:t>
      </w:r>
      <w:r w:rsidR="00AF3DD4">
        <w:t xml:space="preserve">is the </w:t>
      </w:r>
      <w:r w:rsidR="007A18EC">
        <w:t>unemployment gap with a fixed coefficient</w:t>
      </w:r>
      <w:r w:rsidR="0043019A">
        <w:t xml:space="preserve">. For this analysis </w:t>
      </w:r>
      <w:r w:rsidR="00AF3DD4">
        <w:t xml:space="preserve">I will use the </w:t>
      </w:r>
      <w:r w:rsidR="0043019A">
        <w:t>difference between full employment and current unemployment rate. (Full Employment is</w:t>
      </w:r>
      <w:r w:rsidR="00AF3DD4">
        <w:t xml:space="preserve"> set at</w:t>
      </w:r>
      <w:r w:rsidR="0043019A">
        <w:t xml:space="preserve"> 5% for the purpose for this analysis)</w:t>
      </w:r>
    </w:p>
    <w:p w14:paraId="4138C967" w14:textId="77777777" w:rsidR="00AF3DD4" w:rsidRDefault="00AF3DD4" w:rsidP="00304533"/>
    <w:p w14:paraId="7AC8461B" w14:textId="1BCC96FE" w:rsidR="00AF3DD4" w:rsidRDefault="00AF3DD4" w:rsidP="00304533">
      <w:r w:rsidRPr="00AF3DD4">
        <w:t xml:space="preserve">The regression analysis explores alternate coefficients for the Federal Funds Effective Rate (t-1), the Inflation Gap, and the Unemployment Gap. The relative size of these coefficients in the fitted models </w:t>
      </w:r>
      <w:r w:rsidR="00665746">
        <w:t xml:space="preserve">provide insight into the </w:t>
      </w:r>
      <w:r w:rsidR="00665746" w:rsidRPr="00AF3DD4">
        <w:t>FOMC</w:t>
      </w:r>
      <w:r w:rsidR="00665746">
        <w:t xml:space="preserve">’s </w:t>
      </w:r>
      <w:r w:rsidR="00665746" w:rsidRPr="00AF3DD4">
        <w:t>decision</w:t>
      </w:r>
      <w:ins w:id="164" w:author="Tanja Schub" w:date="2023-11-26T22:40:00Z">
        <w:r w:rsidR="003E72E8">
          <w:t>-</w:t>
        </w:r>
      </w:ins>
      <w:del w:id="165" w:author="Tanja Schub" w:date="2023-11-26T22:40:00Z">
        <w:r w:rsidR="00665746" w:rsidDel="003E72E8">
          <w:delText xml:space="preserve"> </w:delText>
        </w:r>
      </w:del>
      <w:r w:rsidR="00665746">
        <w:t xml:space="preserve">making process. </w:t>
      </w:r>
      <w:r>
        <w:t>The regression models will use the following variables:</w:t>
      </w:r>
    </w:p>
    <w:p w14:paraId="455101B9" w14:textId="04AB5243" w:rsidR="00B22D17" w:rsidRDefault="003357AF" w:rsidP="00AB3EE9">
      <w:pPr>
        <w:pStyle w:val="ListParagraph"/>
        <w:numPr>
          <w:ilvl w:val="0"/>
          <w:numId w:val="8"/>
        </w:numPr>
      </w:pPr>
      <w:r w:rsidRPr="003357AF">
        <w:t>FEDFUNDS</w:t>
      </w:r>
      <w:r>
        <w:t xml:space="preserve"> – is the </w:t>
      </w:r>
      <w:r w:rsidR="00F13507">
        <w:t xml:space="preserve">Federal Funds Effective Rate </w:t>
      </w:r>
      <w:r>
        <w:t>in the (</w:t>
      </w:r>
      <m:oMath>
        <m:sSub>
          <m:sSubPr>
            <m:ctrlPr>
              <w:rPr>
                <w:rFonts w:ascii="Cambria Math" w:hAnsi="Cambria Math"/>
              </w:rPr>
            </m:ctrlPr>
          </m:sSubPr>
          <m:e>
            <m:r>
              <w:rPr>
                <w:rFonts w:ascii="Cambria Math" w:hAnsi="Cambria Math"/>
              </w:rPr>
              <m:t>i</m:t>
            </m:r>
          </m:e>
          <m:sub>
            <m:r>
              <w:rPr>
                <w:rFonts w:ascii="Cambria Math" w:hAnsi="Cambria Math"/>
              </w:rPr>
              <m:t>t</m:t>
            </m:r>
          </m:sub>
        </m:sSub>
      </m:oMath>
      <w:r>
        <w:t xml:space="preserve">) in Modified Taylor Rule </w:t>
      </w:r>
    </w:p>
    <w:p w14:paraId="711BF062" w14:textId="2730E719" w:rsidR="003357AF" w:rsidRDefault="003357AF" w:rsidP="00AB3EE9">
      <w:pPr>
        <w:pStyle w:val="ListParagraph"/>
        <w:numPr>
          <w:ilvl w:val="0"/>
          <w:numId w:val="8"/>
        </w:numPr>
      </w:pPr>
      <w:r w:rsidRPr="003357AF">
        <w:t>FEDFUNDS</w:t>
      </w:r>
      <w:r>
        <w:t xml:space="preserve">-1 – is the </w:t>
      </w:r>
      <w:r w:rsidR="00F13507">
        <w:t xml:space="preserve">Federal Funds Effective Rate </w:t>
      </w:r>
      <w:r>
        <w:t xml:space="preserve">from the previous period </w:t>
      </w:r>
      <m:oMath>
        <m:sSub>
          <m:sSubPr>
            <m:ctrlPr>
              <w:rPr>
                <w:rFonts w:ascii="Cambria Math" w:hAnsi="Cambria Math"/>
              </w:rPr>
            </m:ctrlPr>
          </m:sSubPr>
          <m:e>
            <m:r>
              <w:rPr>
                <w:rFonts w:ascii="Cambria Math" w:hAnsi="Cambria Math"/>
              </w:rPr>
              <m:t>(i</m:t>
            </m:r>
          </m:e>
          <m:sub>
            <m:r>
              <w:rPr>
                <w:rFonts w:ascii="Cambria Math" w:hAnsi="Cambria Math"/>
              </w:rPr>
              <m:t>t-1</m:t>
            </m:r>
          </m:sub>
        </m:sSub>
        <m:r>
          <w:rPr>
            <w:rFonts w:ascii="Cambria Math" w:hAnsi="Cambria Math"/>
          </w:rPr>
          <m:t>)</m:t>
        </m:r>
      </m:oMath>
      <w:r w:rsidRPr="00AB3EE9">
        <w:rPr>
          <w:rFonts w:ascii="Cambria Math" w:hAnsi="Cambria Math" w:cs="Cambria Math"/>
        </w:rPr>
        <w:t xml:space="preserve"> </w:t>
      </w:r>
    </w:p>
    <w:p w14:paraId="6CB5101F" w14:textId="4091CEEF" w:rsidR="003357AF" w:rsidRDefault="003357AF" w:rsidP="00AB3EE9">
      <w:pPr>
        <w:pStyle w:val="ListParagraph"/>
        <w:numPr>
          <w:ilvl w:val="0"/>
          <w:numId w:val="8"/>
        </w:numPr>
      </w:pPr>
      <w:proofErr w:type="spellStart"/>
      <w:r w:rsidRPr="003357AF">
        <w:t>Real_Interest_Rate</w:t>
      </w:r>
      <w:proofErr w:type="spellEnd"/>
      <w:r>
        <w:t xml:space="preserve"> – is the equilibrium real interest rate over time (</w:t>
      </w:r>
      <m:oMath>
        <m:sSubSup>
          <m:sSubSupPr>
            <m:ctrlPr>
              <w:rPr>
                <w:rFonts w:ascii="Cambria Math" w:hAnsi="Cambria Math"/>
              </w:rPr>
            </m:ctrlPr>
          </m:sSubSupPr>
          <m:e>
            <m:r>
              <w:rPr>
                <w:rFonts w:ascii="Cambria Math" w:hAnsi="Cambria Math"/>
              </w:rPr>
              <m:t>r</m:t>
            </m:r>
          </m:e>
          <m:sub>
            <m:r>
              <w:rPr>
                <w:rFonts w:ascii="Cambria Math" w:hAnsi="Cambria Math"/>
              </w:rPr>
              <m:t>t</m:t>
            </m:r>
          </m:sub>
          <m:sup>
            <m:r>
              <w:rPr>
                <w:rFonts w:ascii="Cambria Math" w:hAnsi="Cambria Math"/>
              </w:rPr>
              <m:t>*</m:t>
            </m:r>
          </m:sup>
        </m:sSubSup>
        <m:r>
          <w:rPr>
            <w:rFonts w:ascii="Cambria Math" w:hAnsi="Cambria Math"/>
          </w:rPr>
          <m:t>)</m:t>
        </m:r>
      </m:oMath>
      <w:r>
        <w:t xml:space="preserve">  in the Modified Taylor Rule</w:t>
      </w:r>
    </w:p>
    <w:p w14:paraId="7E8F99F9" w14:textId="363C6BF1" w:rsidR="003357AF" w:rsidRDefault="003357AF" w:rsidP="00AB3EE9">
      <w:pPr>
        <w:pStyle w:val="ListParagraph"/>
        <w:numPr>
          <w:ilvl w:val="0"/>
          <w:numId w:val="8"/>
        </w:numPr>
      </w:pPr>
      <w:proofErr w:type="spellStart"/>
      <w:r w:rsidRPr="003357AF">
        <w:t>gap_inf</w:t>
      </w:r>
      <w:proofErr w:type="spellEnd"/>
      <w:r>
        <w:t xml:space="preserve"> – is the inflation gap in the current period </w:t>
      </w:r>
      <m:oMath>
        <m:sSubSup>
          <m:sSubSupPr>
            <m:ctrlPr>
              <w:rPr>
                <w:rFonts w:ascii="Cambria Math" w:hAnsi="Cambria Math"/>
              </w:rPr>
            </m:ctrlPr>
          </m:sSubSupPr>
          <m:e>
            <m:r>
              <w:rPr>
                <w:rFonts w:ascii="Cambria Math" w:hAnsi="Cambria Math"/>
              </w:rPr>
              <m:t>(π</m:t>
            </m:r>
          </m:e>
          <m:sub>
            <m:r>
              <w:rPr>
                <w:rFonts w:ascii="Cambria Math" w:hAnsi="Cambria Math"/>
              </w:rPr>
              <m:t>t</m:t>
            </m:r>
          </m:sub>
          <m:sup>
            <m:r>
              <w:rPr>
                <w:rFonts w:ascii="Cambria Math" w:hAnsi="Cambria Math"/>
              </w:rPr>
              <m:t>GAP</m:t>
            </m:r>
          </m:sup>
        </m:sSubSup>
        <m:r>
          <w:rPr>
            <w:rFonts w:ascii="Cambria Math" w:hAnsi="Cambria Math"/>
          </w:rPr>
          <m:t xml:space="preserve">)  </m:t>
        </m:r>
      </m:oMath>
    </w:p>
    <w:p w14:paraId="3BFFC8DF" w14:textId="4590492E" w:rsidR="003357AF" w:rsidRDefault="003357AF" w:rsidP="00AB3EE9">
      <w:pPr>
        <w:pStyle w:val="ListParagraph"/>
        <w:numPr>
          <w:ilvl w:val="0"/>
          <w:numId w:val="8"/>
        </w:numPr>
      </w:pPr>
      <w:proofErr w:type="spellStart"/>
      <w:r w:rsidRPr="003357AF">
        <w:t>gap_ue</w:t>
      </w:r>
      <w:proofErr w:type="spellEnd"/>
      <w:r>
        <w:t xml:space="preserve"> – is the unemployment gap in the current period (</w:t>
      </w:r>
      <m:oMath>
        <m:sSubSup>
          <m:sSubSupPr>
            <m:ctrlPr>
              <w:rPr>
                <w:rFonts w:ascii="Cambria Math" w:hAnsi="Cambria Math"/>
              </w:rPr>
            </m:ctrlPr>
          </m:sSubSupPr>
          <m:e>
            <m:r>
              <w:rPr>
                <w:rFonts w:ascii="Cambria Math" w:hAnsi="Cambria Math"/>
              </w:rPr>
              <m:t>u</m:t>
            </m:r>
          </m:e>
          <m:sub>
            <m:r>
              <w:rPr>
                <w:rFonts w:ascii="Cambria Math" w:hAnsi="Cambria Math"/>
              </w:rPr>
              <m:t>t</m:t>
            </m:r>
          </m:sub>
          <m:sup>
            <m:r>
              <w:rPr>
                <w:rFonts w:ascii="Cambria Math" w:hAnsi="Cambria Math"/>
              </w:rPr>
              <m:t>GAP</m:t>
            </m:r>
          </m:sup>
        </m:sSubSup>
      </m:oMath>
      <w:r>
        <w:t>)</w:t>
      </w:r>
    </w:p>
    <w:p w14:paraId="6E4078EA" w14:textId="77777777" w:rsidR="003357AF" w:rsidRDefault="003357AF" w:rsidP="00AB3EE9">
      <w:pPr>
        <w:pStyle w:val="ListParagraph"/>
        <w:numPr>
          <w:ilvl w:val="0"/>
          <w:numId w:val="8"/>
        </w:numPr>
      </w:pPr>
      <w:r>
        <w:lastRenderedPageBreak/>
        <w:t xml:space="preserve">Constants – The Fed’s inflation target is a </w:t>
      </w:r>
      <w:proofErr w:type="gramStart"/>
      <w:r>
        <w:t>constant</w:t>
      </w:r>
      <w:proofErr w:type="gramEnd"/>
      <w:r>
        <w:t xml:space="preserve"> so it is omitted from the predictor variables</w:t>
      </w:r>
    </w:p>
    <w:p w14:paraId="0A0CF98B" w14:textId="3B8B9A71" w:rsidR="00B22D17" w:rsidRDefault="00AB3EE9" w:rsidP="00304533">
      <w:pPr>
        <w:pStyle w:val="ListParagraph"/>
        <w:numPr>
          <w:ilvl w:val="0"/>
          <w:numId w:val="8"/>
        </w:numPr>
      </w:pPr>
      <w:r>
        <w:t xml:space="preserve">Coefficients – The model coefficients will provide estimates for </w:t>
      </w:r>
      <w:r w:rsidRPr="00AB3EE9">
        <w:rPr>
          <w:rFonts w:ascii="Cambria Math" w:hAnsi="Cambria Math" w:cs="Cambria Math"/>
        </w:rPr>
        <w:t>𝘱,</w:t>
      </w:r>
      <w:r>
        <w:t xml:space="preserve"> </w:t>
      </w:r>
      <m:oMath>
        <m:sSub>
          <m:sSubPr>
            <m:ctrlPr>
              <w:rPr>
                <w:rFonts w:ascii="Cambria Math" w:hAnsi="Cambria Math"/>
              </w:rPr>
            </m:ctrlPr>
          </m:sSubPr>
          <m:e>
            <m:r>
              <w:rPr>
                <w:rFonts w:ascii="Cambria Math" w:hAnsi="Cambria Math"/>
              </w:rPr>
              <m:t>ø</m:t>
            </m:r>
          </m:e>
          <m:sub>
            <m:r>
              <w:rPr>
                <w:rFonts w:ascii="Cambria Math" w:hAnsi="Cambria Math"/>
              </w:rPr>
              <m:t>π</m:t>
            </m:r>
          </m:sub>
        </m:sSub>
        <m:r>
          <w:rPr>
            <w:rFonts w:ascii="Cambria Math" w:hAnsi="Cambria Math"/>
          </w:rPr>
          <m:t xml:space="preserve">, </m:t>
        </m:r>
      </m:oMath>
      <w:r w:rsidRPr="00AB3EE9">
        <w:t>and</w:t>
      </w:r>
      <w:r w:rsidRPr="00AB3EE9">
        <w:rPr>
          <w:rFonts w:ascii="Cambria Math" w:hAnsi="Cambria Math" w:cs="Cambria Math"/>
        </w:rPr>
        <w:t xml:space="preserve">  </w:t>
      </w:r>
      <m:oMath>
        <m:sSub>
          <m:sSubPr>
            <m:ctrlPr>
              <w:rPr>
                <w:rFonts w:ascii="Cambria Math" w:hAnsi="Cambria Math"/>
              </w:rPr>
            </m:ctrlPr>
          </m:sSubPr>
          <m:e>
            <m:r>
              <w:rPr>
                <w:rFonts w:ascii="Cambria Math" w:hAnsi="Cambria Math"/>
              </w:rPr>
              <m:t>ø</m:t>
            </m:r>
          </m:e>
          <m:sub>
            <m:r>
              <w:rPr>
                <w:rFonts w:ascii="Cambria Math" w:hAnsi="Cambria Math"/>
              </w:rPr>
              <m:t>u</m:t>
            </m:r>
          </m:sub>
        </m:sSub>
      </m:oMath>
    </w:p>
    <w:p w14:paraId="161024BF" w14:textId="77777777" w:rsidR="004B768B" w:rsidRDefault="004B768B" w:rsidP="00304533"/>
    <w:p w14:paraId="1B2128BE" w14:textId="0144EE6B" w:rsidR="00590138" w:rsidRDefault="00590138" w:rsidP="00304533">
      <w:r>
        <w:t>The only model</w:t>
      </w:r>
      <w:r w:rsidR="00B50E50">
        <w:t>s</w:t>
      </w:r>
      <w:r>
        <w:t xml:space="preserve"> that outperformed the </w:t>
      </w:r>
      <w:commentRangeStart w:id="166"/>
      <w:r>
        <w:t xml:space="preserve">Naïve </w:t>
      </w:r>
      <w:commentRangeEnd w:id="166"/>
      <w:r w:rsidR="003E72E8">
        <w:rPr>
          <w:rStyle w:val="CommentReference"/>
        </w:rPr>
        <w:commentReference w:id="166"/>
      </w:r>
      <w:r>
        <w:t xml:space="preserve">model </w:t>
      </w:r>
      <w:r w:rsidR="00B50E50">
        <w:t>are</w:t>
      </w:r>
      <w:r>
        <w:t xml:space="preserve"> that OLS Linear Regression Model</w:t>
      </w:r>
      <w:r w:rsidR="00B50E50">
        <w:t xml:space="preserve"> and the Lasso Linear Regression Model</w:t>
      </w:r>
      <w:r>
        <w:t>. The OLS model has a</w:t>
      </w:r>
      <w:r w:rsidR="00B50E50">
        <w:t>n</w:t>
      </w:r>
      <w:r>
        <w:t xml:space="preserve"> Adj-R2 </w:t>
      </w:r>
      <w:r w:rsidR="00B50E50">
        <w:t xml:space="preserve">of </w:t>
      </w:r>
      <w:r>
        <w:t>0.9227 for the test data set which is well about the Adj-R2 for the Naïve model at 0.8830. However</w:t>
      </w:r>
      <w:r w:rsidR="00B50E50">
        <w:t>,</w:t>
      </w:r>
      <w:r>
        <w:t xml:space="preserve"> when reviewing the model summary for the linear model the intercept, the coefficient for the Unemployment Gap and the coefficient for the Real Interest rate were not statistically significant. A detailed review of the model summary is captured in Appendix </w:t>
      </w:r>
      <w:r w:rsidR="00D66007">
        <w:t>A</w:t>
      </w:r>
      <w:r>
        <w:t>.</w:t>
      </w:r>
    </w:p>
    <w:p w14:paraId="2A67731D" w14:textId="48951798" w:rsidR="00B50E50" w:rsidRDefault="00B50E50" w:rsidP="00304533">
      <w:r w:rsidRPr="00B50E50">
        <w:t>The Lasso Linear Regression model had a slightly lower Adj-R2 at 0.9226</w:t>
      </w:r>
      <w:ins w:id="167" w:author="Tanja Schub" w:date="2023-11-26T22:41:00Z">
        <w:r w:rsidR="003E72E8">
          <w:t>. H</w:t>
        </w:r>
      </w:ins>
      <w:del w:id="168" w:author="Tanja Schub" w:date="2023-11-26T22:41:00Z">
        <w:r w:rsidRPr="00B50E50" w:rsidDel="003E72E8">
          <w:delText>; h</w:delText>
        </w:r>
      </w:del>
      <w:r w:rsidRPr="00B50E50">
        <w:t xml:space="preserve">owever, it was higher than the </w:t>
      </w:r>
      <w:commentRangeStart w:id="169"/>
      <w:r w:rsidRPr="00B50E50">
        <w:t>Naïve Model</w:t>
      </w:r>
      <w:commentRangeEnd w:id="169"/>
      <w:r w:rsidR="003E72E8">
        <w:rPr>
          <w:rStyle w:val="CommentReference"/>
        </w:rPr>
        <w:commentReference w:id="169"/>
      </w:r>
      <w:r w:rsidRPr="00B50E50">
        <w:t>. Interestingly, the Federal Funds Effective Rate (t-1) has the highest coefficient by a factor of 10, and the Inflation Gap has a coefficient roughly two times the size of the coefficient for the Unemployment Gap</w:t>
      </w:r>
    </w:p>
    <w:p w14:paraId="1FCE08D2" w14:textId="7FB961EA" w:rsidR="006E757A" w:rsidRDefault="00DC2F10" w:rsidP="00304533">
      <w:r>
        <w:rPr>
          <w:noProof/>
        </w:rPr>
        <w:drawing>
          <wp:inline distT="0" distB="0" distL="0" distR="0" wp14:anchorId="6BC2F15C" wp14:editId="6CDBD162">
            <wp:extent cx="4470400" cy="2862685"/>
            <wp:effectExtent l="0" t="0" r="0" b="0"/>
            <wp:docPr id="78099912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09140" cy="2887493"/>
                    </a:xfrm>
                    <a:prstGeom prst="rect">
                      <a:avLst/>
                    </a:prstGeom>
                    <a:noFill/>
                    <a:ln>
                      <a:noFill/>
                    </a:ln>
                  </pic:spPr>
                </pic:pic>
              </a:graphicData>
            </a:graphic>
          </wp:inline>
        </w:drawing>
      </w:r>
    </w:p>
    <w:p w14:paraId="26A9E0E6" w14:textId="7E7EC9EB" w:rsidR="00FF5AA5" w:rsidRDefault="00FF5AA5" w:rsidP="00D92B05">
      <w:r>
        <w:t>Th</w:t>
      </w:r>
      <w:r w:rsidR="00D92B05">
        <w:t xml:space="preserve">e </w:t>
      </w:r>
      <w:commentRangeStart w:id="170"/>
      <w:proofErr w:type="spellStart"/>
      <w:r w:rsidR="00D92B05">
        <w:t>shap</w:t>
      </w:r>
      <w:proofErr w:type="spellEnd"/>
      <w:r w:rsidR="00D92B05">
        <w:t xml:space="preserve"> summary plot below </w:t>
      </w:r>
      <w:commentRangeEnd w:id="170"/>
      <w:r w:rsidR="003E72E8">
        <w:rPr>
          <w:rStyle w:val="CommentReference"/>
        </w:rPr>
        <w:commentReference w:id="170"/>
      </w:r>
      <w:r w:rsidR="00D92B05">
        <w:t xml:space="preserve">highlights the impact of each variable on the Effective Federal Funds Rate. </w:t>
      </w:r>
    </w:p>
    <w:p w14:paraId="395652A8" w14:textId="7EC4E58B" w:rsidR="00D92B05" w:rsidRDefault="00D92B05" w:rsidP="00D92B05">
      <w:r>
        <w:rPr>
          <w:noProof/>
        </w:rPr>
        <w:lastRenderedPageBreak/>
        <w:drawing>
          <wp:inline distT="0" distB="0" distL="0" distR="0" wp14:anchorId="726E307B" wp14:editId="19460FB0">
            <wp:extent cx="5486400" cy="2256155"/>
            <wp:effectExtent l="0" t="0" r="0" b="4445"/>
            <wp:docPr id="488250599" name="Picture 51" descr="A graph with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250599" name="Picture 51" descr="A graph with different colored dot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2256155"/>
                    </a:xfrm>
                    <a:prstGeom prst="rect">
                      <a:avLst/>
                    </a:prstGeom>
                    <a:noFill/>
                    <a:ln>
                      <a:noFill/>
                    </a:ln>
                  </pic:spPr>
                </pic:pic>
              </a:graphicData>
            </a:graphic>
          </wp:inline>
        </w:drawing>
      </w:r>
    </w:p>
    <w:p w14:paraId="2C572871" w14:textId="6A4FA1A9" w:rsidR="00FF5AA5" w:rsidRDefault="00D92B05" w:rsidP="00304533">
      <w:r>
        <w:t xml:space="preserve">The Lasso Model based on the Modified Taylor Rule supports the theory that FOMC focus more on </w:t>
      </w:r>
      <w:r w:rsidR="00B50E50">
        <w:t xml:space="preserve">the </w:t>
      </w:r>
      <w:r>
        <w:t xml:space="preserve">inflation component of the Federal </w:t>
      </w:r>
      <w:r w:rsidR="008F0323">
        <w:t>Reserve’s</w:t>
      </w:r>
      <w:r>
        <w:t xml:space="preserve"> Dual Mandate. </w:t>
      </w:r>
    </w:p>
    <w:p w14:paraId="617B762C" w14:textId="77777777" w:rsidR="004B768B" w:rsidRPr="00304533" w:rsidRDefault="004B768B" w:rsidP="00304533"/>
    <w:p w14:paraId="34368298" w14:textId="3A4ED5BF" w:rsidR="00304533" w:rsidRDefault="00B50E50" w:rsidP="008764DF">
      <w:pPr>
        <w:pStyle w:val="Heading3"/>
      </w:pPr>
      <w:bookmarkStart w:id="171" w:name="_Toc151923270"/>
      <w:r>
        <w:t>Concept</w:t>
      </w:r>
      <w:r w:rsidR="00304533">
        <w:t xml:space="preserve"> </w:t>
      </w:r>
      <w:r w:rsidR="008A6CEA">
        <w:t>3</w:t>
      </w:r>
      <w:r w:rsidR="00304533">
        <w:t xml:space="preserve">: </w:t>
      </w:r>
      <w:r w:rsidR="008A6CEA">
        <w:t>Recession Model</w:t>
      </w:r>
      <w:bookmarkEnd w:id="171"/>
    </w:p>
    <w:p w14:paraId="76CF0ED8" w14:textId="7A5C22C8" w:rsidR="008A6CEA" w:rsidRDefault="008A6CEA" w:rsidP="008A6CEA">
      <w:r>
        <w:t xml:space="preserve">The Recession Model starts with the concepts of the Modified Taylor Rule </w:t>
      </w:r>
      <w:r w:rsidR="00B50E50">
        <w:t xml:space="preserve">and </w:t>
      </w:r>
      <w:r>
        <w:t xml:space="preserve">then adds a </w:t>
      </w:r>
      <w:commentRangeStart w:id="172"/>
      <w:r>
        <w:t>Recession Flag</w:t>
      </w:r>
      <w:commentRangeEnd w:id="172"/>
      <w:r w:rsidR="003E72E8">
        <w:rPr>
          <w:rStyle w:val="CommentReference"/>
        </w:rPr>
        <w:commentReference w:id="172"/>
      </w:r>
      <w:r>
        <w:t xml:space="preserve">. This model includes all four features used as variables in the Modified Taylor Rule and adds a </w:t>
      </w:r>
      <w:proofErr w:type="spellStart"/>
      <w:r>
        <w:t>boolean</w:t>
      </w:r>
      <w:proofErr w:type="spellEnd"/>
      <w:r>
        <w:t xml:space="preserve"> variable for an economic downturn or recession</w:t>
      </w:r>
      <w:ins w:id="173" w:author="Tanja Schub" w:date="2023-11-26T22:43:00Z">
        <w:r w:rsidR="003E72E8">
          <w:t>:</w:t>
        </w:r>
      </w:ins>
      <w:del w:id="174" w:author="Tanja Schub" w:date="2023-11-26T22:43:00Z">
        <w:r w:rsidDel="003E72E8">
          <w:delText>.</w:delText>
        </w:r>
      </w:del>
    </w:p>
    <w:p w14:paraId="00795CEC" w14:textId="62635611" w:rsidR="008A6CEA" w:rsidRDefault="00F13507" w:rsidP="008A6CEA">
      <w:pPr>
        <w:pStyle w:val="ListParagraph"/>
        <w:numPr>
          <w:ilvl w:val="0"/>
          <w:numId w:val="6"/>
        </w:numPr>
      </w:pPr>
      <w:r>
        <w:t xml:space="preserve">Federal Funds Effective Rate </w:t>
      </w:r>
      <w:r w:rsidR="008A6CEA">
        <w:t>Previous Period</w:t>
      </w:r>
    </w:p>
    <w:p w14:paraId="4AEE8527" w14:textId="77777777" w:rsidR="008A6CEA" w:rsidRDefault="008A6CEA" w:rsidP="008A6CEA">
      <w:pPr>
        <w:pStyle w:val="ListParagraph"/>
        <w:numPr>
          <w:ilvl w:val="0"/>
          <w:numId w:val="6"/>
        </w:numPr>
      </w:pPr>
      <w:r>
        <w:t>Inflation Gap</w:t>
      </w:r>
    </w:p>
    <w:p w14:paraId="3B770495" w14:textId="77777777" w:rsidR="008A6CEA" w:rsidRDefault="008A6CEA" w:rsidP="008A6CEA">
      <w:pPr>
        <w:pStyle w:val="ListParagraph"/>
        <w:numPr>
          <w:ilvl w:val="0"/>
          <w:numId w:val="6"/>
        </w:numPr>
      </w:pPr>
      <w:r>
        <w:t>Unemployment Gap</w:t>
      </w:r>
    </w:p>
    <w:p w14:paraId="1514CE66" w14:textId="77777777" w:rsidR="008A6CEA" w:rsidRDefault="008A6CEA" w:rsidP="008A6CEA">
      <w:pPr>
        <w:pStyle w:val="ListParagraph"/>
        <w:numPr>
          <w:ilvl w:val="0"/>
          <w:numId w:val="6"/>
        </w:numPr>
      </w:pPr>
      <w:r>
        <w:t>Real Interest Rate</w:t>
      </w:r>
    </w:p>
    <w:p w14:paraId="2B81FE67" w14:textId="74BF9D2C" w:rsidR="008A6CEA" w:rsidRDefault="008A6CEA" w:rsidP="00304533">
      <w:pPr>
        <w:pStyle w:val="ListParagraph"/>
        <w:numPr>
          <w:ilvl w:val="0"/>
          <w:numId w:val="6"/>
        </w:numPr>
      </w:pPr>
      <w:r>
        <w:t>Recession Flag</w:t>
      </w:r>
    </w:p>
    <w:p w14:paraId="117BF374" w14:textId="77777777" w:rsidR="00360A8E" w:rsidRDefault="00360A8E" w:rsidP="00360A8E"/>
    <w:p w14:paraId="75DE6C1E" w14:textId="77777777" w:rsidR="00360A8E" w:rsidRDefault="00360A8E" w:rsidP="00360A8E">
      <w:r>
        <w:t xml:space="preserve">The only models outperforming the </w:t>
      </w:r>
      <w:commentRangeStart w:id="175"/>
      <w:r>
        <w:t>N</w:t>
      </w:r>
      <w:commentRangeEnd w:id="175"/>
      <w:r w:rsidR="003E72E8">
        <w:rPr>
          <w:rStyle w:val="CommentReference"/>
        </w:rPr>
        <w:commentReference w:id="175"/>
      </w:r>
      <w:r>
        <w:t>aïve models were the OLS Linear Regression Model and the Lasso Linear Regression model. The Adj-R2 for the two models are 0.8981 and 0.8996, respectively. A detailed review of the summary of the two models, including the model assumptions, is captured in Appendix A.</w:t>
      </w:r>
    </w:p>
    <w:p w14:paraId="70E6B780" w14:textId="77777777" w:rsidR="00360A8E" w:rsidRDefault="00360A8E" w:rsidP="00360A8E"/>
    <w:p w14:paraId="5E1AAC66" w14:textId="77777777" w:rsidR="00360A8E" w:rsidRDefault="00360A8E" w:rsidP="00360A8E">
      <w:r>
        <w:lastRenderedPageBreak/>
        <w:t xml:space="preserve">Although the OLS model had a relatively high Adj-R2 compared to the other models in this analysis, the model summary indicates that the Real Interest Rate predictor variable coefficient is not statistically significant. </w:t>
      </w:r>
    </w:p>
    <w:p w14:paraId="188B37D5" w14:textId="6B1D69F1" w:rsidR="00360A8E" w:rsidRDefault="00360A8E" w:rsidP="00360A8E">
      <w:r>
        <w:t xml:space="preserve">The </w:t>
      </w:r>
      <w:commentRangeStart w:id="176"/>
      <w:r>
        <w:t xml:space="preserve">Lasso Linear Regression </w:t>
      </w:r>
      <w:commentRangeEnd w:id="176"/>
      <w:r w:rsidR="003E72E8">
        <w:rPr>
          <w:rStyle w:val="CommentReference"/>
        </w:rPr>
        <w:commentReference w:id="176"/>
      </w:r>
      <w:r>
        <w:t>model had the highest Adj-R2 of the models included in this analysis. Adding the recession flag to the model increases the importance of the Federal Funds Effective Rate (t-1) relative to the Inflation Gap and the Unemployment Gap. Also</w:t>
      </w:r>
      <w:ins w:id="177" w:author="Tanja Schub" w:date="2023-11-26T22:43:00Z">
        <w:r w:rsidR="003E72E8">
          <w:t>,</w:t>
        </w:r>
      </w:ins>
      <w:r>
        <w:t xml:space="preserve"> interesting to note</w:t>
      </w:r>
      <w:ins w:id="178" w:author="Tanja Schub" w:date="2023-11-26T22:43:00Z">
        <w:r w:rsidR="003E72E8">
          <w:t>,</w:t>
        </w:r>
      </w:ins>
      <w:r>
        <w:t xml:space="preserve"> is that the relative size of the coefficients for the Inflation Gap and the Unemployment Gap is smaller when the recession flag is included in the model. And finally</w:t>
      </w:r>
      <w:ins w:id="179" w:author="Tanja Schub" w:date="2023-11-26T22:43:00Z">
        <w:r w:rsidR="003E72E8">
          <w:t>,</w:t>
        </w:r>
      </w:ins>
      <w:r>
        <w:t xml:space="preserve"> the coefficient for the Real Interest Rate is shrunk to 0.0380.</w:t>
      </w:r>
    </w:p>
    <w:p w14:paraId="27ECEF74" w14:textId="6647BD46" w:rsidR="009F7F79" w:rsidRDefault="009F7F79" w:rsidP="008A6CEA">
      <w:r>
        <w:rPr>
          <w:noProof/>
        </w:rPr>
        <w:drawing>
          <wp:inline distT="0" distB="0" distL="0" distR="0" wp14:anchorId="2587F658" wp14:editId="175301E6">
            <wp:extent cx="5486400" cy="3097530"/>
            <wp:effectExtent l="0" t="0" r="0" b="1270"/>
            <wp:docPr id="19720148" name="Picture 63"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148" name="Picture 63" descr="A graph with blue square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097530"/>
                    </a:xfrm>
                    <a:prstGeom prst="rect">
                      <a:avLst/>
                    </a:prstGeom>
                    <a:noFill/>
                    <a:ln>
                      <a:noFill/>
                    </a:ln>
                  </pic:spPr>
                </pic:pic>
              </a:graphicData>
            </a:graphic>
          </wp:inline>
        </w:drawing>
      </w:r>
    </w:p>
    <w:p w14:paraId="24BD4E9B" w14:textId="3825234B" w:rsidR="00304533" w:rsidRPr="00304533" w:rsidRDefault="00360A8E" w:rsidP="00304533">
      <w:r w:rsidRPr="00360A8E">
        <w:t>This model reinforces the theory that the Federal Reserve emphasizes the target inflation rate and price stability.</w:t>
      </w:r>
    </w:p>
    <w:p w14:paraId="6644FF1B" w14:textId="77777777" w:rsidR="006C6262" w:rsidRDefault="006C6262"/>
    <w:p w14:paraId="2126D589" w14:textId="77777777" w:rsidR="00545BE9" w:rsidRDefault="00545BE9"/>
    <w:p w14:paraId="402065A7" w14:textId="77777777" w:rsidR="00E80330" w:rsidRDefault="00E80330"/>
    <w:p w14:paraId="7D713692" w14:textId="77777777" w:rsidR="00EC365F" w:rsidRDefault="00EC365F">
      <w:pPr>
        <w:rPr>
          <w:b/>
          <w:sz w:val="28"/>
          <w:szCs w:val="28"/>
        </w:rPr>
      </w:pPr>
      <w:r>
        <w:br w:type="page"/>
      </w:r>
    </w:p>
    <w:p w14:paraId="0AFB32ED" w14:textId="07BA14A8" w:rsidR="007A18EC" w:rsidRDefault="007A18EC" w:rsidP="007A18EC">
      <w:pPr>
        <w:pStyle w:val="Heading3"/>
      </w:pPr>
      <w:bookmarkStart w:id="180" w:name="_Toc151923271"/>
      <w:r>
        <w:lastRenderedPageBreak/>
        <w:t>The Composition of the Federal Open Market Committee</w:t>
      </w:r>
      <w:bookmarkEnd w:id="180"/>
    </w:p>
    <w:p w14:paraId="6A6C8404" w14:textId="1F589865" w:rsidR="007A18EC" w:rsidRDefault="007A18EC" w:rsidP="007A18EC">
      <w:r>
        <w:t xml:space="preserve">The </w:t>
      </w:r>
      <w:r w:rsidR="00360A8E" w:rsidRPr="00360A8E">
        <w:t xml:space="preserve">FOMC composition analysis focuses on the Fed Chair but could be extended to include another member of the FOMC in the future. </w:t>
      </w:r>
      <w:del w:id="181" w:author="Tanja Schub" w:date="2023-11-26T22:44:00Z">
        <w:r w:rsidR="00360A8E" w:rsidRPr="00360A8E" w:rsidDel="003E72E8">
          <w:delText>The graph below</w:delText>
        </w:r>
      </w:del>
      <w:ins w:id="182" w:author="Tanja Schub" w:date="2023-11-26T22:44:00Z">
        <w:r w:rsidR="003E72E8">
          <w:t>Figure 16</w:t>
        </w:r>
      </w:ins>
      <w:r w:rsidR="00360A8E" w:rsidRPr="00360A8E">
        <w:t xml:space="preserve"> depicts the Effective Federal Funds Rate, plotted against the Economic Discomfort </w:t>
      </w:r>
      <w:proofErr w:type="gramStart"/>
      <w:r w:rsidR="00360A8E" w:rsidRPr="00360A8E">
        <w:t>Index</w:t>
      </w:r>
      <w:proofErr w:type="gramEnd"/>
      <w:r w:rsidR="00360A8E" w:rsidRPr="00360A8E">
        <w:t xml:space="preserve"> and aligned to the </w:t>
      </w:r>
      <w:ins w:id="183" w:author="Tanja Schub" w:date="2023-11-26T22:44:00Z">
        <w:r w:rsidR="003E72E8">
          <w:t>t</w:t>
        </w:r>
      </w:ins>
      <w:del w:id="184" w:author="Tanja Schub" w:date="2023-11-26T22:44:00Z">
        <w:r w:rsidR="00360A8E" w:rsidRPr="00360A8E" w:rsidDel="003E72E8">
          <w:delText>T</w:delText>
        </w:r>
      </w:del>
      <w:r w:rsidR="00360A8E" w:rsidRPr="00360A8E">
        <w:t>enure of the Fed Chair.</w:t>
      </w:r>
    </w:p>
    <w:p w14:paraId="6011887C" w14:textId="4D0F1429" w:rsidR="007A18EC" w:rsidRDefault="0076491A" w:rsidP="007A18EC">
      <w:r>
        <w:rPr>
          <w:noProof/>
        </w:rPr>
        <w:drawing>
          <wp:inline distT="0" distB="0" distL="0" distR="0" wp14:anchorId="4AB70968" wp14:editId="72E64F52">
            <wp:extent cx="5486400" cy="2327275"/>
            <wp:effectExtent l="0" t="0" r="0" b="0"/>
            <wp:docPr id="1972088273" name="Picture 72" descr="A graph showing the valu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88273" name="Picture 72" descr="A graph showing the value of a stock marke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86400" cy="2327275"/>
                    </a:xfrm>
                    <a:prstGeom prst="rect">
                      <a:avLst/>
                    </a:prstGeom>
                    <a:noFill/>
                    <a:ln>
                      <a:noFill/>
                    </a:ln>
                  </pic:spPr>
                </pic:pic>
              </a:graphicData>
            </a:graphic>
          </wp:inline>
        </w:drawing>
      </w:r>
    </w:p>
    <w:p w14:paraId="1BADE0A1" w14:textId="46414D84" w:rsidR="007A18EC" w:rsidRDefault="007A18EC" w:rsidP="007A18EC">
      <w:pPr>
        <w:pStyle w:val="Caption"/>
      </w:pPr>
      <w:bookmarkStart w:id="185" w:name="_Toc151923015"/>
      <w:r>
        <w:t xml:space="preserve">Figure </w:t>
      </w:r>
      <w:fldSimple w:instr=" SEQ Figure \* ARABIC ">
        <w:r w:rsidR="00F13507">
          <w:rPr>
            <w:noProof/>
          </w:rPr>
          <w:t>16</w:t>
        </w:r>
      </w:fldSimple>
      <w:r>
        <w:t>: Economic Discomfort Index vs. Federal Funds Effective Rate</w:t>
      </w:r>
      <w:bookmarkEnd w:id="185"/>
    </w:p>
    <w:p w14:paraId="02EA4AA2" w14:textId="77777777" w:rsidR="0076491A" w:rsidRDefault="0076491A" w:rsidP="007A18EC"/>
    <w:p w14:paraId="209A8C35" w14:textId="1D814220" w:rsidR="00180E5A" w:rsidRDefault="00360A8E" w:rsidP="007A18EC">
      <w:r w:rsidRPr="00360A8E">
        <w:t xml:space="preserve">There is a stark contrast between the tenures of Volker, Miller, Powell, and Yellen. It is interesting to note the peaks in the EDI during the tenure of Burns and Powel. The </w:t>
      </w:r>
      <w:del w:id="186" w:author="Tanja Schub" w:date="2023-11-26T22:44:00Z">
        <w:r w:rsidRPr="00360A8E" w:rsidDel="003E72E8">
          <w:delText xml:space="preserve">Unemployment </w:delText>
        </w:r>
      </w:del>
      <w:ins w:id="187" w:author="Tanja Schub" w:date="2023-11-26T22:44:00Z">
        <w:r w:rsidR="003E72E8">
          <w:t>u</w:t>
        </w:r>
        <w:r w:rsidR="003E72E8" w:rsidRPr="00360A8E">
          <w:t xml:space="preserve">nemployment </w:t>
        </w:r>
      </w:ins>
      <w:r w:rsidRPr="00360A8E">
        <w:t xml:space="preserve">rates between the tenure of Yellen (5.06), Greenspan (5.53), and Miller (5.89) are not too dissimilar; however, all three faced very different </w:t>
      </w:r>
      <w:ins w:id="188" w:author="Tanja Schub" w:date="2023-11-26T22:45:00Z">
        <w:r w:rsidR="003E72E8">
          <w:t>i</w:t>
        </w:r>
      </w:ins>
      <w:del w:id="189" w:author="Tanja Schub" w:date="2023-11-26T22:45:00Z">
        <w:r w:rsidRPr="00360A8E" w:rsidDel="003E72E8">
          <w:delText>I</w:delText>
        </w:r>
      </w:del>
      <w:r w:rsidRPr="00360A8E">
        <w:t xml:space="preserve">nflation </w:t>
      </w:r>
      <w:del w:id="190" w:author="Tanja Schub" w:date="2023-11-26T22:45:00Z">
        <w:r w:rsidRPr="00360A8E" w:rsidDel="003E72E8">
          <w:delText xml:space="preserve">Rates </w:delText>
        </w:r>
      </w:del>
      <w:ins w:id="191" w:author="Tanja Schub" w:date="2023-11-26T22:45:00Z">
        <w:r w:rsidR="003E72E8">
          <w:t>r</w:t>
        </w:r>
        <w:r w:rsidR="003E72E8" w:rsidRPr="00360A8E">
          <w:t xml:space="preserve">ates </w:t>
        </w:r>
      </w:ins>
      <w:r w:rsidRPr="00360A8E">
        <w:t>and Effective Federal Funds Rates.</w:t>
      </w:r>
    </w:p>
    <w:p w14:paraId="38CC5526" w14:textId="0563F51E" w:rsidR="00180E5A" w:rsidRDefault="004B1A85" w:rsidP="007A18EC">
      <w:r w:rsidRPr="004B1A85">
        <w:rPr>
          <w:noProof/>
        </w:rPr>
        <w:drawing>
          <wp:inline distT="0" distB="0" distL="0" distR="0" wp14:anchorId="66BF28E2" wp14:editId="48BA3ED5">
            <wp:extent cx="3335867" cy="1818048"/>
            <wp:effectExtent l="0" t="0" r="4445" b="0"/>
            <wp:docPr id="156648424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484245" name="Picture 1" descr="A screenshot of a graph&#10;&#10;Description automatically generated"/>
                    <pic:cNvPicPr/>
                  </pic:nvPicPr>
                  <pic:blipFill>
                    <a:blip r:embed="rId35"/>
                    <a:stretch>
                      <a:fillRect/>
                    </a:stretch>
                  </pic:blipFill>
                  <pic:spPr>
                    <a:xfrm>
                      <a:off x="0" y="0"/>
                      <a:ext cx="3367481" cy="1835278"/>
                    </a:xfrm>
                    <a:prstGeom prst="rect">
                      <a:avLst/>
                    </a:prstGeom>
                  </pic:spPr>
                </pic:pic>
              </a:graphicData>
            </a:graphic>
          </wp:inline>
        </w:drawing>
      </w:r>
    </w:p>
    <w:p w14:paraId="373F4277" w14:textId="77777777" w:rsidR="00180E5A" w:rsidRDefault="00180E5A" w:rsidP="007A18EC"/>
    <w:p w14:paraId="7B06B916" w14:textId="377C404C" w:rsidR="00360A8E" w:rsidRDefault="00360A8E" w:rsidP="00360A8E">
      <w:r>
        <w:lastRenderedPageBreak/>
        <w:t xml:space="preserve">It is worth considering the EDI in the abstract. The formulation of the EDI is simplistic in nature and includes assumptions regarding the marginal rate of substitution between unemployment and the impacts of inflation. It assumes that individuals would be willing to trade off 1.0% point of inflation for 1.0% percentage point of unemployment. </w:t>
      </w:r>
    </w:p>
    <w:p w14:paraId="6FA2FE3D" w14:textId="4579F77C" w:rsidR="00360A8E" w:rsidRDefault="00360A8E" w:rsidP="00360A8E">
      <w:r>
        <w:t xml:space="preserve">The EDI provides a simple trade-off function between inflation and unemployment. However, does this formulation also transfer to the FOMC deliberations? Figure </w:t>
      </w:r>
      <w:r w:rsidR="00BA2BA8">
        <w:t>16</w:t>
      </w:r>
      <w:r>
        <w:t xml:space="preserve"> graphs the EDI against Federal Funds Effective Rate. </w:t>
      </w:r>
      <w:commentRangeStart w:id="192"/>
      <w:r>
        <w:t xml:space="preserve">The regression analysis in this paper will explore the linkages between economic indicators and the Federal Reserve's decision-making process. </w:t>
      </w:r>
      <w:commentRangeEnd w:id="192"/>
      <w:r w:rsidR="009E452A">
        <w:rPr>
          <w:rStyle w:val="CommentReference"/>
        </w:rPr>
        <w:commentReference w:id="192"/>
      </w:r>
    </w:p>
    <w:p w14:paraId="48D4C6AA" w14:textId="010A4F77" w:rsidR="007A18EC" w:rsidRDefault="00360A8E" w:rsidP="00360A8E">
      <w:r>
        <w:t>When I apply Lasso regularization to the model that includes Federal Reserve Chairs, the Lasso Model shrinks the dummy variable associated with each</w:t>
      </w:r>
      <w:del w:id="193" w:author="Tanja Schub" w:date="2023-11-26T22:46:00Z">
        <w:r w:rsidDel="009E452A">
          <w:delText xml:space="preserve"> Fed</w:delText>
        </w:r>
      </w:del>
      <w:r>
        <w:t xml:space="preserve"> Chair to 0 except for Volcker, which has a positive coefficient of 0.0725. </w:t>
      </w:r>
      <w:r w:rsidR="007A18EC">
        <w:t xml:space="preserve"> </w:t>
      </w:r>
    </w:p>
    <w:p w14:paraId="25D63C34" w14:textId="776080DD" w:rsidR="007A18EC" w:rsidRDefault="00605635" w:rsidP="007A18EC">
      <w:r>
        <w:rPr>
          <w:noProof/>
        </w:rPr>
        <w:drawing>
          <wp:inline distT="0" distB="0" distL="0" distR="0" wp14:anchorId="7DA58506" wp14:editId="33016C7E">
            <wp:extent cx="5486400" cy="2994025"/>
            <wp:effectExtent l="0" t="0" r="0" b="3175"/>
            <wp:docPr id="699510365" name="Picture 73"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10365" name="Picture 73" descr="A graph with blue squares&#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994025"/>
                    </a:xfrm>
                    <a:prstGeom prst="rect">
                      <a:avLst/>
                    </a:prstGeom>
                    <a:noFill/>
                    <a:ln>
                      <a:noFill/>
                    </a:ln>
                  </pic:spPr>
                </pic:pic>
              </a:graphicData>
            </a:graphic>
          </wp:inline>
        </w:drawing>
      </w:r>
    </w:p>
    <w:p w14:paraId="26D06591" w14:textId="77777777" w:rsidR="007A18EC" w:rsidRDefault="007A18EC" w:rsidP="007A18EC"/>
    <w:p w14:paraId="23D53AE1" w14:textId="7768F0D7" w:rsidR="007A18EC" w:rsidRDefault="007A18EC" w:rsidP="007A18EC">
      <w:r>
        <w:t xml:space="preserve">The </w:t>
      </w:r>
      <w:commentRangeStart w:id="194"/>
      <w:r>
        <w:t xml:space="preserve">shape </w:t>
      </w:r>
      <w:commentRangeEnd w:id="194"/>
      <w:r w:rsidR="009E452A">
        <w:rPr>
          <w:rStyle w:val="CommentReference"/>
        </w:rPr>
        <w:commentReference w:id="194"/>
      </w:r>
      <w:r>
        <w:t>value impact for XGB Regression Model includes feature importance for Burns and Volker</w:t>
      </w:r>
      <w:r w:rsidR="00B042C1">
        <w:t xml:space="preserve"> and very slight feature impacts for </w:t>
      </w:r>
      <w:r>
        <w:t>Greenspan</w:t>
      </w:r>
      <w:r w:rsidR="00B042C1">
        <w:t>, Bernanke</w:t>
      </w:r>
      <w:ins w:id="195" w:author="Tanja Schub" w:date="2023-11-26T22:46:00Z">
        <w:r w:rsidR="009E452A">
          <w:t>,</w:t>
        </w:r>
      </w:ins>
      <w:r w:rsidR="00B042C1">
        <w:t xml:space="preserve"> and Miller. </w:t>
      </w:r>
    </w:p>
    <w:p w14:paraId="46407CFD" w14:textId="76B2D808" w:rsidR="007A18EC" w:rsidRDefault="00B042C1" w:rsidP="007A18EC">
      <w:r>
        <w:rPr>
          <w:noProof/>
        </w:rPr>
        <w:lastRenderedPageBreak/>
        <w:drawing>
          <wp:inline distT="0" distB="0" distL="0" distR="0" wp14:anchorId="43EED3AB" wp14:editId="2FE803CB">
            <wp:extent cx="5486400" cy="2924810"/>
            <wp:effectExtent l="0" t="0" r="0" b="0"/>
            <wp:docPr id="1776875190" name="Picture 74" descr="A graph with blue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75190" name="Picture 74" descr="A graph with blue and red dots&#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86400" cy="2924810"/>
                    </a:xfrm>
                    <a:prstGeom prst="rect">
                      <a:avLst/>
                    </a:prstGeom>
                    <a:noFill/>
                    <a:ln>
                      <a:noFill/>
                    </a:ln>
                  </pic:spPr>
                </pic:pic>
              </a:graphicData>
            </a:graphic>
          </wp:inline>
        </w:drawing>
      </w:r>
    </w:p>
    <w:p w14:paraId="696D9243" w14:textId="412A3C5C" w:rsidR="00B96010" w:rsidRDefault="00360A8E" w:rsidP="00B96010">
      <w:r w:rsidRPr="00360A8E">
        <w:t>From the analysis, it is unclear that the Fed</w:t>
      </w:r>
      <w:ins w:id="196" w:author="Tanja Schub" w:date="2023-11-26T22:47:00Z">
        <w:r w:rsidR="009E452A">
          <w:t>eral Reserve</w:t>
        </w:r>
      </w:ins>
      <w:r w:rsidRPr="00360A8E">
        <w:t xml:space="preserve"> Chair significantly impacts FOMC's decision-making. This analysis does not support </w:t>
      </w:r>
      <w:ins w:id="197" w:author="Tanja Schub" w:date="2023-11-26T22:47:00Z">
        <w:r w:rsidR="009E452A">
          <w:t>Wilson’s</w:t>
        </w:r>
      </w:ins>
      <w:ins w:id="198" w:author="Tanja Schub" w:date="2023-11-26T22:48:00Z">
        <w:r w:rsidR="009E452A">
          <w:t xml:space="preserve"> (2019) </w:t>
        </w:r>
      </w:ins>
      <w:del w:id="199" w:author="Tanja Schub" w:date="2023-11-26T22:48:00Z">
        <w:r w:rsidRPr="00360A8E" w:rsidDel="009E452A">
          <w:delText xml:space="preserve">the </w:delText>
        </w:r>
      </w:del>
      <w:r w:rsidRPr="00360A8E">
        <w:t>conclusions</w:t>
      </w:r>
      <w:del w:id="200" w:author="Tanja Schub" w:date="2023-11-26T22:48:00Z">
        <w:r w:rsidRPr="00360A8E" w:rsidDel="009E452A">
          <w:delText xml:space="preserve"> in Wilson's paper</w:delText>
        </w:r>
        <w:r w:rsidDel="009E452A">
          <w:delText xml:space="preserve"> </w:delText>
        </w:r>
      </w:del>
      <w:customXmlDelRangeStart w:id="201" w:author="Tanja Schub" w:date="2023-11-26T22:48:00Z"/>
      <w:sdt>
        <w:sdtPr>
          <w:id w:val="461853734"/>
          <w:citation/>
        </w:sdtPr>
        <w:sdtContent>
          <w:customXmlDelRangeEnd w:id="201"/>
          <w:del w:id="202" w:author="Tanja Schub" w:date="2023-11-26T22:48:00Z">
            <w:r w:rsidR="00B042C1" w:rsidDel="009E452A">
              <w:fldChar w:fldCharType="begin"/>
            </w:r>
            <w:r w:rsidR="00B042C1" w:rsidDel="009E452A">
              <w:delInstrText xml:space="preserve">CITATION Wil14 \l 1033 </w:delInstrText>
            </w:r>
            <w:r w:rsidR="00B042C1" w:rsidDel="009E452A">
              <w:fldChar w:fldCharType="separate"/>
            </w:r>
            <w:r w:rsidR="00B042C1" w:rsidDel="009E452A">
              <w:rPr>
                <w:noProof/>
              </w:rPr>
              <w:delText>(Wilson, 2019)</w:delText>
            </w:r>
            <w:r w:rsidR="00B042C1" w:rsidDel="009E452A">
              <w:fldChar w:fldCharType="end"/>
            </w:r>
          </w:del>
          <w:customXmlDelRangeStart w:id="203" w:author="Tanja Schub" w:date="2023-11-26T22:48:00Z"/>
        </w:sdtContent>
      </w:sdt>
      <w:customXmlDelRangeEnd w:id="203"/>
      <w:r w:rsidR="00B042C1">
        <w:t xml:space="preserve">. </w:t>
      </w:r>
      <w:r w:rsidR="00B96010" w:rsidRPr="00B96010">
        <w:t>Wilson's paper is based on the Original Taylor Rule; further exploration of his conclusion using the Modified Taylor Rule would be beneficial.</w:t>
      </w:r>
    </w:p>
    <w:p w14:paraId="0AD9A07F" w14:textId="5887B668" w:rsidR="00885B40" w:rsidRDefault="004B2694" w:rsidP="00B96010">
      <w:pPr>
        <w:pStyle w:val="Heading2"/>
      </w:pPr>
      <w:bookmarkStart w:id="204" w:name="_Toc151923272"/>
      <w:commentRangeStart w:id="205"/>
      <w:r>
        <w:t>Results</w:t>
      </w:r>
      <w:bookmarkEnd w:id="204"/>
      <w:commentRangeEnd w:id="205"/>
      <w:r w:rsidR="009E452A">
        <w:rPr>
          <w:rStyle w:val="CommentReference"/>
          <w:b w:val="0"/>
        </w:rPr>
        <w:commentReference w:id="205"/>
      </w:r>
    </w:p>
    <w:p w14:paraId="1D5E774E" w14:textId="28348924" w:rsidR="00D55F05" w:rsidRDefault="00D55F05" w:rsidP="00D55F05">
      <w:r>
        <w:t xml:space="preserve">As expected, one of the challenges with modeling the FOMC's decision-making using historical data is the unprecedented nature of the Federal Reserve's Monitory Policy over the past 16 years. The Federal Reserve pursued a zero-interest rate policy from the end of 2008 through October 2014. The models based on the Modified Taylor rule performed better than those using the Original Taylor Rule; however, as a class, the decision tree models underperformed when predicting against the test data set. The Lasso model proved resilient and outperformed the </w:t>
      </w:r>
      <w:ins w:id="206" w:author="Tanja Schub" w:date="2023-11-26T22:49:00Z">
        <w:r w:rsidR="009E452A">
          <w:t>n</w:t>
        </w:r>
      </w:ins>
      <w:del w:id="207" w:author="Tanja Schub" w:date="2023-11-26T22:49:00Z">
        <w:r w:rsidDel="009E452A">
          <w:delText>N</w:delText>
        </w:r>
      </w:del>
      <w:r>
        <w:t xml:space="preserve">aïve model on three of the four variable formulation concepts analyzed here. </w:t>
      </w:r>
    </w:p>
    <w:p w14:paraId="57EA3E66" w14:textId="56CA771D" w:rsidR="0044276C" w:rsidRDefault="00D55F05" w:rsidP="00D55F05">
      <w:r>
        <w:t xml:space="preserve">I use the </w:t>
      </w:r>
      <w:ins w:id="208" w:author="Tanja Schub" w:date="2023-11-26T22:49:00Z">
        <w:r w:rsidR="009E452A">
          <w:t>n</w:t>
        </w:r>
      </w:ins>
      <w:del w:id="209" w:author="Tanja Schub" w:date="2023-11-26T22:49:00Z">
        <w:r w:rsidDel="009E452A">
          <w:delText>N</w:delText>
        </w:r>
      </w:del>
      <w:r>
        <w:t>aïve model as the hurdle rate for this analysis. If the model in question cannot perform better than a t-1 model of the Federal Funds Effective Rate, then I am dropping the model from the analysis. The resulting hurdle rate and model assumptions filter out all models except for the Lasso model.</w:t>
      </w:r>
    </w:p>
    <w:p w14:paraId="457DBEAF" w14:textId="25FD4A24" w:rsidR="008F0323" w:rsidRDefault="00D55F05" w:rsidP="00C33565">
      <w:del w:id="210" w:author="Tanja Schub" w:date="2023-11-26T22:49:00Z">
        <w:r w:rsidRPr="00D55F05" w:rsidDel="009E452A">
          <w:delText>The table</w:delText>
        </w:r>
      </w:del>
      <w:ins w:id="211" w:author="Tanja Schub" w:date="2023-11-26T22:49:00Z">
        <w:r w:rsidR="009E452A">
          <w:t>Figure 17</w:t>
        </w:r>
      </w:ins>
      <w:r w:rsidRPr="00D55F05">
        <w:t xml:space="preserve"> below highlights the performance of each model and the associated coefficients for the Inflation Gap and the Unemployment Gap. The coefficients </w:t>
      </w:r>
      <w:r w:rsidRPr="00D55F05">
        <w:lastRenderedPageBreak/>
        <w:t xml:space="preserve">are for normalized predictor variables with a mean of 0 and a standard deviation of 1, which have the same scale and thus can be compared directly.  </w:t>
      </w:r>
    </w:p>
    <w:tbl>
      <w:tblPr>
        <w:tblStyle w:val="a1"/>
        <w:tblpPr w:leftFromText="180" w:rightFromText="180" w:topFromText="180" w:bottomFromText="180" w:vertAnchor="text" w:tblpX="165"/>
        <w:tblW w:w="81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9" w:type="dxa"/>
          <w:right w:w="29" w:type="dxa"/>
        </w:tblCellMar>
        <w:tblLook w:val="0400" w:firstRow="0" w:lastRow="0" w:firstColumn="0" w:lastColumn="0" w:noHBand="0" w:noVBand="1"/>
      </w:tblPr>
      <w:tblGrid>
        <w:gridCol w:w="1547"/>
        <w:gridCol w:w="2425"/>
        <w:gridCol w:w="1397"/>
        <w:gridCol w:w="1397"/>
        <w:gridCol w:w="1397"/>
      </w:tblGrid>
      <w:tr w:rsidR="00885B40" w14:paraId="08C03F49" w14:textId="77777777" w:rsidTr="008F0323">
        <w:trPr>
          <w:trHeight w:val="144"/>
        </w:trPr>
        <w:tc>
          <w:tcPr>
            <w:tcW w:w="15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tcMar>
              <w:left w:w="0" w:type="dxa"/>
              <w:right w:w="0" w:type="dxa"/>
            </w:tcMar>
            <w:vAlign w:val="center"/>
          </w:tcPr>
          <w:p w14:paraId="7C438C73" w14:textId="48E451AB" w:rsidR="00885B40" w:rsidRDefault="00D55F05" w:rsidP="003856EC">
            <w:pPr>
              <w:keepNext/>
              <w:keepLines/>
              <w:spacing w:before="0" w:after="0" w:line="240" w:lineRule="auto"/>
              <w:jc w:val="center"/>
              <w:rPr>
                <w:color w:val="FFFFFF"/>
                <w:sz w:val="20"/>
                <w:szCs w:val="20"/>
              </w:rPr>
            </w:pPr>
            <w:r>
              <w:rPr>
                <w:color w:val="FFFFFF"/>
                <w:sz w:val="20"/>
                <w:szCs w:val="20"/>
              </w:rPr>
              <w:t>Concept</w:t>
            </w:r>
          </w:p>
        </w:tc>
        <w:tc>
          <w:tcPr>
            <w:tcW w:w="24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tcMar>
              <w:left w:w="0" w:type="dxa"/>
              <w:right w:w="0" w:type="dxa"/>
            </w:tcMar>
            <w:vAlign w:val="center"/>
          </w:tcPr>
          <w:p w14:paraId="467008D8" w14:textId="44EEEB2C" w:rsidR="00885B40" w:rsidRDefault="00885B40" w:rsidP="003856EC">
            <w:pPr>
              <w:jc w:val="center"/>
              <w:rPr>
                <w:color w:val="FFFFFF"/>
                <w:sz w:val="20"/>
                <w:szCs w:val="20"/>
              </w:rPr>
            </w:pPr>
            <w:r>
              <w:rPr>
                <w:color w:val="FFFFFF"/>
                <w:sz w:val="20"/>
                <w:szCs w:val="20"/>
              </w:rPr>
              <w:t>Description</w:t>
            </w:r>
          </w:p>
        </w:tc>
        <w:tc>
          <w:tcPr>
            <w:tcW w:w="1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tcMar>
              <w:left w:w="0" w:type="dxa"/>
              <w:right w:w="0" w:type="dxa"/>
            </w:tcMar>
            <w:vAlign w:val="center"/>
          </w:tcPr>
          <w:p w14:paraId="5310240E" w14:textId="77777777" w:rsidR="00885B40" w:rsidRDefault="00885B40" w:rsidP="003856EC">
            <w:pPr>
              <w:jc w:val="center"/>
              <w:rPr>
                <w:color w:val="FFFFFF"/>
                <w:sz w:val="20"/>
                <w:szCs w:val="20"/>
              </w:rPr>
            </w:pPr>
            <w:r>
              <w:rPr>
                <w:color w:val="FFFFFF"/>
                <w:sz w:val="20"/>
                <w:szCs w:val="20"/>
              </w:rPr>
              <w:t>Adjusted R-Squared</w:t>
            </w:r>
          </w:p>
        </w:tc>
        <w:tc>
          <w:tcPr>
            <w:tcW w:w="1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vAlign w:val="center"/>
          </w:tcPr>
          <w:p w14:paraId="2D4401E8" w14:textId="3C5ABC13" w:rsidR="00885B40" w:rsidRDefault="00060A68" w:rsidP="003856EC">
            <w:pPr>
              <w:jc w:val="center"/>
              <w:rPr>
                <w:color w:val="FFFFFF"/>
                <w:sz w:val="20"/>
                <w:szCs w:val="20"/>
              </w:rPr>
            </w:pPr>
            <w:r>
              <w:rPr>
                <w:color w:val="FFFFFF"/>
                <w:sz w:val="20"/>
                <w:szCs w:val="20"/>
              </w:rPr>
              <w:t>Dual Mandate</w:t>
            </w:r>
          </w:p>
        </w:tc>
        <w:tc>
          <w:tcPr>
            <w:tcW w:w="1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tcMar>
              <w:left w:w="0" w:type="dxa"/>
              <w:right w:w="0" w:type="dxa"/>
            </w:tcMar>
            <w:vAlign w:val="center"/>
          </w:tcPr>
          <w:p w14:paraId="2509EC70" w14:textId="06BC9715" w:rsidR="00885B40" w:rsidRDefault="00060A68" w:rsidP="003856EC">
            <w:pPr>
              <w:jc w:val="center"/>
              <w:rPr>
                <w:color w:val="FFFFFF"/>
                <w:sz w:val="20"/>
                <w:szCs w:val="20"/>
              </w:rPr>
            </w:pPr>
            <w:r>
              <w:rPr>
                <w:color w:val="FFFFFF"/>
                <w:sz w:val="20"/>
                <w:szCs w:val="20"/>
              </w:rPr>
              <w:t>Coefficient</w:t>
            </w:r>
          </w:p>
        </w:tc>
      </w:tr>
      <w:tr w:rsidR="003C2E5C" w14:paraId="57D57699" w14:textId="77777777" w:rsidTr="008F0323">
        <w:trPr>
          <w:trHeight w:val="457"/>
        </w:trPr>
        <w:tc>
          <w:tcPr>
            <w:tcW w:w="8163" w:type="dxa"/>
            <w:gridSpan w:val="5"/>
            <w:tcBorders>
              <w:top w:val="single" w:sz="4" w:space="0" w:color="FFFFFF" w:themeColor="background1"/>
              <w:left w:val="single" w:sz="8" w:space="0" w:color="FFFFFF"/>
              <w:bottom w:val="single" w:sz="4" w:space="0" w:color="FFFFFF" w:themeColor="background1"/>
              <w:right w:val="nil"/>
            </w:tcBorders>
            <w:shd w:val="clear" w:color="auto" w:fill="F2F2F2" w:themeFill="background1" w:themeFillShade="F2"/>
            <w:tcMar>
              <w:top w:w="28" w:type="dxa"/>
              <w:left w:w="28" w:type="dxa"/>
              <w:bottom w:w="28" w:type="dxa"/>
              <w:right w:w="28" w:type="dxa"/>
            </w:tcMar>
            <w:vAlign w:val="center"/>
          </w:tcPr>
          <w:p w14:paraId="5FF5128C" w14:textId="328FE0F9" w:rsidR="003C2E5C" w:rsidRPr="00060A68" w:rsidRDefault="00D55F05" w:rsidP="003C2E5C">
            <w:pPr>
              <w:keepNext/>
              <w:keepLines/>
              <w:spacing w:before="0" w:after="0" w:line="240" w:lineRule="auto"/>
              <w:rPr>
                <w:sz w:val="16"/>
                <w:szCs w:val="16"/>
              </w:rPr>
            </w:pPr>
            <w:r>
              <w:rPr>
                <w:sz w:val="16"/>
                <w:szCs w:val="16"/>
              </w:rPr>
              <w:t>Concept</w:t>
            </w:r>
            <w:r w:rsidR="003C2E5C" w:rsidRPr="00060A68">
              <w:rPr>
                <w:sz w:val="16"/>
                <w:szCs w:val="16"/>
              </w:rPr>
              <w:t xml:space="preserve"> 1: Full Model</w:t>
            </w:r>
          </w:p>
        </w:tc>
      </w:tr>
      <w:tr w:rsidR="003C2E5C" w14:paraId="06BFF306" w14:textId="77777777" w:rsidTr="008F0323">
        <w:trPr>
          <w:trHeight w:val="457"/>
        </w:trPr>
        <w:tc>
          <w:tcPr>
            <w:tcW w:w="1547" w:type="dxa"/>
            <w:vMerge w:val="restart"/>
            <w:tcBorders>
              <w:top w:val="single" w:sz="4" w:space="0" w:color="FFFFFF" w:themeColor="background1"/>
              <w:left w:val="single" w:sz="8" w:space="0" w:color="FFFFFF"/>
              <w:right w:val="nil"/>
            </w:tcBorders>
            <w:tcMar>
              <w:top w:w="28" w:type="dxa"/>
              <w:left w:w="28" w:type="dxa"/>
              <w:bottom w:w="28" w:type="dxa"/>
              <w:right w:w="28" w:type="dxa"/>
            </w:tcMar>
            <w:vAlign w:val="center"/>
          </w:tcPr>
          <w:p w14:paraId="524888A5" w14:textId="6A0F177D" w:rsidR="003C2E5C" w:rsidRPr="00060A68" w:rsidRDefault="003C2E5C" w:rsidP="003856EC">
            <w:pPr>
              <w:keepNext/>
              <w:keepLines/>
              <w:spacing w:before="0" w:after="0" w:line="240" w:lineRule="auto"/>
              <w:ind w:left="153"/>
              <w:rPr>
                <w:sz w:val="16"/>
                <w:szCs w:val="16"/>
              </w:rPr>
            </w:pPr>
            <w:r w:rsidRPr="00060A68">
              <w:rPr>
                <w:sz w:val="16"/>
                <w:szCs w:val="16"/>
              </w:rPr>
              <w:t>Lasso</w:t>
            </w:r>
          </w:p>
        </w:tc>
        <w:tc>
          <w:tcPr>
            <w:tcW w:w="2425" w:type="dxa"/>
            <w:vMerge w:val="restart"/>
            <w:tcBorders>
              <w:top w:val="single" w:sz="4" w:space="0" w:color="FFFFFF" w:themeColor="background1"/>
              <w:left w:val="nil"/>
              <w:right w:val="nil"/>
            </w:tcBorders>
            <w:tcMar>
              <w:top w:w="28" w:type="dxa"/>
              <w:left w:w="28" w:type="dxa"/>
              <w:bottom w:w="28" w:type="dxa"/>
              <w:right w:w="28" w:type="dxa"/>
            </w:tcMar>
            <w:vAlign w:val="center"/>
          </w:tcPr>
          <w:p w14:paraId="7977F786" w14:textId="77777777" w:rsidR="003C2E5C" w:rsidRPr="00060A68" w:rsidRDefault="003C2E5C" w:rsidP="003C2E5C">
            <w:pPr>
              <w:pStyle w:val="ListParagraph"/>
              <w:keepNext/>
              <w:keepLines/>
              <w:numPr>
                <w:ilvl w:val="0"/>
                <w:numId w:val="15"/>
              </w:numPr>
              <w:spacing w:before="0" w:after="0" w:line="240" w:lineRule="auto"/>
              <w:ind w:left="254" w:hanging="180"/>
              <w:rPr>
                <w:sz w:val="16"/>
                <w:szCs w:val="16"/>
              </w:rPr>
            </w:pPr>
            <w:r w:rsidRPr="00060A68">
              <w:rPr>
                <w:sz w:val="16"/>
                <w:szCs w:val="16"/>
              </w:rPr>
              <w:t>FEDFUNDS-1</w:t>
            </w:r>
          </w:p>
          <w:p w14:paraId="1210C1D4" w14:textId="77777777" w:rsidR="003C2E5C" w:rsidRPr="00060A68" w:rsidRDefault="003C2E5C" w:rsidP="003C2E5C">
            <w:pPr>
              <w:pStyle w:val="ListParagraph"/>
              <w:keepNext/>
              <w:keepLines/>
              <w:numPr>
                <w:ilvl w:val="0"/>
                <w:numId w:val="15"/>
              </w:numPr>
              <w:spacing w:before="0" w:after="0" w:line="240" w:lineRule="auto"/>
              <w:ind w:left="254" w:hanging="180"/>
              <w:rPr>
                <w:sz w:val="16"/>
                <w:szCs w:val="16"/>
              </w:rPr>
            </w:pPr>
            <w:proofErr w:type="spellStart"/>
            <w:r w:rsidRPr="00060A68">
              <w:rPr>
                <w:sz w:val="16"/>
                <w:szCs w:val="16"/>
              </w:rPr>
              <w:t>gap_inf</w:t>
            </w:r>
            <w:proofErr w:type="spellEnd"/>
          </w:p>
          <w:p w14:paraId="32EA5BFC" w14:textId="77777777" w:rsidR="003C2E5C" w:rsidRPr="00060A68" w:rsidRDefault="003C2E5C" w:rsidP="003C2E5C">
            <w:pPr>
              <w:pStyle w:val="ListParagraph"/>
              <w:keepNext/>
              <w:keepLines/>
              <w:numPr>
                <w:ilvl w:val="0"/>
                <w:numId w:val="15"/>
              </w:numPr>
              <w:spacing w:before="0" w:after="0" w:line="240" w:lineRule="auto"/>
              <w:ind w:left="254" w:hanging="180"/>
              <w:rPr>
                <w:sz w:val="16"/>
                <w:szCs w:val="16"/>
              </w:rPr>
            </w:pPr>
            <w:proofErr w:type="spellStart"/>
            <w:r w:rsidRPr="00060A68">
              <w:rPr>
                <w:sz w:val="16"/>
                <w:szCs w:val="16"/>
              </w:rPr>
              <w:t>gap_ue</w:t>
            </w:r>
            <w:proofErr w:type="spellEnd"/>
          </w:p>
          <w:p w14:paraId="157655C3" w14:textId="77777777" w:rsidR="003C2E5C" w:rsidRPr="00060A68" w:rsidRDefault="003C2E5C" w:rsidP="003C2E5C">
            <w:pPr>
              <w:pStyle w:val="ListParagraph"/>
              <w:keepNext/>
              <w:keepLines/>
              <w:numPr>
                <w:ilvl w:val="0"/>
                <w:numId w:val="15"/>
              </w:numPr>
              <w:spacing w:before="0" w:after="0" w:line="240" w:lineRule="auto"/>
              <w:ind w:left="254" w:hanging="180"/>
              <w:rPr>
                <w:sz w:val="16"/>
                <w:szCs w:val="16"/>
              </w:rPr>
            </w:pPr>
            <w:proofErr w:type="spellStart"/>
            <w:r w:rsidRPr="00060A68">
              <w:rPr>
                <w:sz w:val="16"/>
                <w:szCs w:val="16"/>
              </w:rPr>
              <w:t>gap_gdp</w:t>
            </w:r>
            <w:proofErr w:type="spellEnd"/>
          </w:p>
          <w:p w14:paraId="43AEF377" w14:textId="77C4E2D1" w:rsidR="003C2E5C" w:rsidRPr="00060A68" w:rsidRDefault="003C2E5C" w:rsidP="003C2E5C">
            <w:pPr>
              <w:pStyle w:val="ListParagraph"/>
              <w:keepNext/>
              <w:keepLines/>
              <w:numPr>
                <w:ilvl w:val="0"/>
                <w:numId w:val="15"/>
              </w:numPr>
              <w:spacing w:before="0" w:after="0" w:line="240" w:lineRule="auto"/>
              <w:ind w:left="254" w:hanging="180"/>
              <w:rPr>
                <w:sz w:val="16"/>
                <w:szCs w:val="16"/>
              </w:rPr>
            </w:pPr>
            <w:proofErr w:type="spellStart"/>
            <w:r w:rsidRPr="00060A68">
              <w:rPr>
                <w:sz w:val="16"/>
                <w:szCs w:val="16"/>
              </w:rPr>
              <w:t>recession_flag</w:t>
            </w:r>
            <w:proofErr w:type="spellEnd"/>
          </w:p>
        </w:tc>
        <w:tc>
          <w:tcPr>
            <w:tcW w:w="1397" w:type="dxa"/>
            <w:vMerge w:val="restart"/>
            <w:tcBorders>
              <w:top w:val="single" w:sz="4" w:space="0" w:color="FFFFFF" w:themeColor="background1"/>
              <w:left w:val="nil"/>
              <w:right w:val="nil"/>
            </w:tcBorders>
            <w:tcMar>
              <w:top w:w="28" w:type="dxa"/>
              <w:left w:w="28" w:type="dxa"/>
              <w:bottom w:w="28" w:type="dxa"/>
              <w:right w:w="28" w:type="dxa"/>
            </w:tcMar>
            <w:vAlign w:val="center"/>
          </w:tcPr>
          <w:p w14:paraId="29BEE7AF" w14:textId="78EA23E2" w:rsidR="003C2E5C" w:rsidRPr="00060A68" w:rsidRDefault="003C2E5C" w:rsidP="003856EC">
            <w:pPr>
              <w:keepNext/>
              <w:keepLines/>
              <w:spacing w:before="0" w:after="0" w:line="240" w:lineRule="auto"/>
              <w:jc w:val="center"/>
              <w:rPr>
                <w:sz w:val="16"/>
                <w:szCs w:val="16"/>
              </w:rPr>
            </w:pPr>
            <w:r w:rsidRPr="00060A68">
              <w:rPr>
                <w:sz w:val="16"/>
                <w:szCs w:val="16"/>
              </w:rPr>
              <w:t>0.8842</w:t>
            </w:r>
          </w:p>
        </w:tc>
        <w:tc>
          <w:tcPr>
            <w:tcW w:w="1397" w:type="dxa"/>
            <w:tcBorders>
              <w:top w:val="single" w:sz="4" w:space="0" w:color="FFFFFF" w:themeColor="background1"/>
              <w:left w:val="nil"/>
              <w:bottom w:val="nil"/>
              <w:right w:val="nil"/>
            </w:tcBorders>
            <w:vAlign w:val="center"/>
          </w:tcPr>
          <w:p w14:paraId="1BCAFB0B" w14:textId="1903B007" w:rsidR="003C2E5C" w:rsidRPr="00060A68" w:rsidRDefault="003C2E5C" w:rsidP="003C2E5C">
            <w:pPr>
              <w:keepNext/>
              <w:keepLines/>
              <w:spacing w:before="0" w:after="0" w:line="240" w:lineRule="auto"/>
              <w:jc w:val="center"/>
              <w:rPr>
                <w:sz w:val="16"/>
                <w:szCs w:val="16"/>
              </w:rPr>
            </w:pPr>
            <w:proofErr w:type="spellStart"/>
            <w:r w:rsidRPr="00060A68">
              <w:rPr>
                <w:sz w:val="16"/>
                <w:szCs w:val="16"/>
              </w:rPr>
              <w:t>gap_ue</w:t>
            </w:r>
            <w:proofErr w:type="spellEnd"/>
          </w:p>
        </w:tc>
        <w:tc>
          <w:tcPr>
            <w:tcW w:w="1397" w:type="dxa"/>
            <w:tcBorders>
              <w:top w:val="single" w:sz="4" w:space="0" w:color="FFFFFF" w:themeColor="background1"/>
              <w:left w:val="nil"/>
              <w:bottom w:val="nil"/>
              <w:right w:val="nil"/>
            </w:tcBorders>
            <w:tcMar>
              <w:top w:w="28" w:type="dxa"/>
              <w:left w:w="28" w:type="dxa"/>
              <w:bottom w:w="28" w:type="dxa"/>
              <w:right w:w="28" w:type="dxa"/>
            </w:tcMar>
            <w:vAlign w:val="center"/>
          </w:tcPr>
          <w:p w14:paraId="550DA000" w14:textId="2B7BAF55" w:rsidR="003C2E5C" w:rsidRPr="00060A68" w:rsidRDefault="003C2E5C" w:rsidP="003856EC">
            <w:pPr>
              <w:keepNext/>
              <w:keepLines/>
              <w:spacing w:before="0" w:after="0" w:line="240" w:lineRule="auto"/>
              <w:jc w:val="center"/>
              <w:rPr>
                <w:sz w:val="16"/>
                <w:szCs w:val="16"/>
              </w:rPr>
            </w:pPr>
            <w:r w:rsidRPr="00060A68">
              <w:rPr>
                <w:sz w:val="16"/>
                <w:szCs w:val="16"/>
              </w:rPr>
              <w:t>- 0.2860</w:t>
            </w:r>
          </w:p>
        </w:tc>
      </w:tr>
      <w:tr w:rsidR="003C2E5C" w14:paraId="2FE3D030" w14:textId="77777777" w:rsidTr="008F0323">
        <w:trPr>
          <w:trHeight w:val="457"/>
        </w:trPr>
        <w:tc>
          <w:tcPr>
            <w:tcW w:w="1547" w:type="dxa"/>
            <w:vMerge/>
            <w:tcBorders>
              <w:left w:val="single" w:sz="8" w:space="0" w:color="FFFFFF"/>
              <w:bottom w:val="single" w:sz="4" w:space="0" w:color="808080" w:themeColor="background1" w:themeShade="80"/>
              <w:right w:val="nil"/>
            </w:tcBorders>
            <w:tcMar>
              <w:top w:w="28" w:type="dxa"/>
              <w:left w:w="28" w:type="dxa"/>
              <w:bottom w:w="28" w:type="dxa"/>
              <w:right w:w="28" w:type="dxa"/>
            </w:tcMar>
            <w:vAlign w:val="center"/>
          </w:tcPr>
          <w:p w14:paraId="0CDAEA8D" w14:textId="09D40958" w:rsidR="003C2E5C" w:rsidRPr="00060A68" w:rsidRDefault="003C2E5C" w:rsidP="003C2E5C">
            <w:pPr>
              <w:keepNext/>
              <w:keepLines/>
              <w:spacing w:before="0" w:after="0" w:line="240" w:lineRule="auto"/>
              <w:ind w:left="153"/>
              <w:rPr>
                <w:sz w:val="16"/>
                <w:szCs w:val="16"/>
              </w:rPr>
            </w:pPr>
          </w:p>
        </w:tc>
        <w:tc>
          <w:tcPr>
            <w:tcW w:w="2425" w:type="dxa"/>
            <w:vMerge/>
            <w:tcBorders>
              <w:left w:val="nil"/>
              <w:bottom w:val="single" w:sz="4" w:space="0" w:color="808080" w:themeColor="background1" w:themeShade="80"/>
              <w:right w:val="nil"/>
            </w:tcBorders>
            <w:tcMar>
              <w:top w:w="28" w:type="dxa"/>
              <w:left w:w="28" w:type="dxa"/>
              <w:bottom w:w="28" w:type="dxa"/>
              <w:right w:w="28" w:type="dxa"/>
            </w:tcMar>
            <w:vAlign w:val="center"/>
          </w:tcPr>
          <w:p w14:paraId="4564CDA2" w14:textId="48F2131D" w:rsidR="003C2E5C" w:rsidRPr="00060A68" w:rsidRDefault="003C2E5C" w:rsidP="003C2E5C">
            <w:pPr>
              <w:keepNext/>
              <w:keepLines/>
              <w:spacing w:before="0" w:after="0" w:line="240" w:lineRule="auto"/>
              <w:rPr>
                <w:sz w:val="16"/>
                <w:szCs w:val="16"/>
              </w:rPr>
            </w:pPr>
          </w:p>
        </w:tc>
        <w:tc>
          <w:tcPr>
            <w:tcW w:w="1397" w:type="dxa"/>
            <w:vMerge/>
            <w:tcBorders>
              <w:left w:val="nil"/>
              <w:bottom w:val="single" w:sz="4" w:space="0" w:color="808080" w:themeColor="background1" w:themeShade="80"/>
              <w:right w:val="nil"/>
            </w:tcBorders>
            <w:tcMar>
              <w:top w:w="28" w:type="dxa"/>
              <w:left w:w="28" w:type="dxa"/>
              <w:bottom w:w="28" w:type="dxa"/>
              <w:right w:w="28" w:type="dxa"/>
            </w:tcMar>
            <w:vAlign w:val="center"/>
          </w:tcPr>
          <w:p w14:paraId="47319259" w14:textId="6B236BF9" w:rsidR="003C2E5C" w:rsidRPr="00060A68" w:rsidRDefault="003C2E5C" w:rsidP="003C2E5C">
            <w:pPr>
              <w:keepNext/>
              <w:keepLines/>
              <w:spacing w:before="0" w:after="0" w:line="240" w:lineRule="auto"/>
              <w:rPr>
                <w:sz w:val="16"/>
                <w:szCs w:val="16"/>
              </w:rPr>
            </w:pPr>
          </w:p>
        </w:tc>
        <w:tc>
          <w:tcPr>
            <w:tcW w:w="1397" w:type="dxa"/>
            <w:tcBorders>
              <w:top w:val="nil"/>
              <w:left w:val="nil"/>
              <w:bottom w:val="single" w:sz="4" w:space="0" w:color="808080" w:themeColor="background1" w:themeShade="80"/>
              <w:right w:val="nil"/>
            </w:tcBorders>
            <w:vAlign w:val="center"/>
          </w:tcPr>
          <w:p w14:paraId="53C839A5" w14:textId="4312B290" w:rsidR="003C2E5C" w:rsidRPr="00060A68" w:rsidRDefault="003C2E5C" w:rsidP="003C2E5C">
            <w:pPr>
              <w:keepNext/>
              <w:keepLines/>
              <w:spacing w:before="0" w:after="0" w:line="240" w:lineRule="auto"/>
              <w:jc w:val="center"/>
              <w:rPr>
                <w:sz w:val="16"/>
                <w:szCs w:val="16"/>
              </w:rPr>
            </w:pPr>
            <w:proofErr w:type="spellStart"/>
            <w:r w:rsidRPr="00060A68">
              <w:rPr>
                <w:sz w:val="16"/>
                <w:szCs w:val="16"/>
              </w:rPr>
              <w:t>gap_</w:t>
            </w:r>
            <w:r w:rsidR="00F60BC8" w:rsidRPr="00060A68">
              <w:rPr>
                <w:sz w:val="16"/>
                <w:szCs w:val="16"/>
              </w:rPr>
              <w:t>inf</w:t>
            </w:r>
            <w:proofErr w:type="spellEnd"/>
          </w:p>
        </w:tc>
        <w:tc>
          <w:tcPr>
            <w:tcW w:w="1397" w:type="dxa"/>
            <w:tcBorders>
              <w:top w:val="nil"/>
              <w:left w:val="nil"/>
              <w:bottom w:val="single" w:sz="4" w:space="0" w:color="808080" w:themeColor="background1" w:themeShade="80"/>
              <w:right w:val="nil"/>
            </w:tcBorders>
            <w:tcMar>
              <w:top w:w="28" w:type="dxa"/>
              <w:left w:w="28" w:type="dxa"/>
              <w:bottom w:w="28" w:type="dxa"/>
              <w:right w:w="28" w:type="dxa"/>
            </w:tcMar>
            <w:vAlign w:val="center"/>
          </w:tcPr>
          <w:p w14:paraId="43585C90" w14:textId="0647DB3E" w:rsidR="003C2E5C" w:rsidRPr="00060A68" w:rsidRDefault="003C2E5C" w:rsidP="003856EC">
            <w:pPr>
              <w:keepNext/>
              <w:keepLines/>
              <w:spacing w:before="0" w:after="0" w:line="240" w:lineRule="auto"/>
              <w:jc w:val="center"/>
              <w:rPr>
                <w:sz w:val="16"/>
                <w:szCs w:val="16"/>
              </w:rPr>
            </w:pPr>
            <w:r w:rsidRPr="00060A68">
              <w:rPr>
                <w:sz w:val="16"/>
                <w:szCs w:val="16"/>
              </w:rPr>
              <w:t>0.3332</w:t>
            </w:r>
          </w:p>
        </w:tc>
      </w:tr>
      <w:tr w:rsidR="003C2E5C" w14:paraId="72CE3195" w14:textId="77777777" w:rsidTr="008F0323">
        <w:trPr>
          <w:trHeight w:val="457"/>
        </w:trPr>
        <w:tc>
          <w:tcPr>
            <w:tcW w:w="8163" w:type="dxa"/>
            <w:gridSpan w:val="5"/>
            <w:tcBorders>
              <w:top w:val="single" w:sz="4" w:space="0" w:color="808080" w:themeColor="background1" w:themeShade="80"/>
              <w:left w:val="single" w:sz="8" w:space="0" w:color="FFFFFF"/>
              <w:bottom w:val="nil"/>
              <w:right w:val="nil"/>
            </w:tcBorders>
            <w:shd w:val="clear" w:color="auto" w:fill="F2F2F2" w:themeFill="background1" w:themeFillShade="F2"/>
            <w:tcMar>
              <w:top w:w="28" w:type="dxa"/>
              <w:left w:w="28" w:type="dxa"/>
              <w:bottom w:w="28" w:type="dxa"/>
              <w:right w:w="28" w:type="dxa"/>
            </w:tcMar>
            <w:vAlign w:val="center"/>
          </w:tcPr>
          <w:p w14:paraId="17E2CC8E" w14:textId="7417AD4E" w:rsidR="003C2E5C" w:rsidRPr="00060A68" w:rsidRDefault="00D55F05" w:rsidP="003C2E5C">
            <w:pPr>
              <w:keepNext/>
              <w:keepLines/>
              <w:spacing w:before="0" w:after="0" w:line="240" w:lineRule="auto"/>
              <w:rPr>
                <w:sz w:val="16"/>
                <w:szCs w:val="16"/>
              </w:rPr>
            </w:pPr>
            <w:r>
              <w:rPr>
                <w:sz w:val="16"/>
                <w:szCs w:val="16"/>
              </w:rPr>
              <w:t>Concept</w:t>
            </w:r>
            <w:r w:rsidR="003C2E5C" w:rsidRPr="00060A68">
              <w:rPr>
                <w:sz w:val="16"/>
                <w:szCs w:val="16"/>
              </w:rPr>
              <w:t xml:space="preserve"> 2: Modified Taylor Rule</w:t>
            </w:r>
          </w:p>
        </w:tc>
      </w:tr>
      <w:tr w:rsidR="00F60BC8" w14:paraId="45FE4FB0" w14:textId="77777777" w:rsidTr="008F0323">
        <w:trPr>
          <w:trHeight w:val="457"/>
        </w:trPr>
        <w:tc>
          <w:tcPr>
            <w:tcW w:w="1547" w:type="dxa"/>
            <w:vMerge w:val="restart"/>
            <w:tcBorders>
              <w:top w:val="nil"/>
              <w:left w:val="single" w:sz="8" w:space="0" w:color="FFFFFF"/>
              <w:right w:val="nil"/>
            </w:tcBorders>
            <w:tcMar>
              <w:top w:w="28" w:type="dxa"/>
              <w:left w:w="28" w:type="dxa"/>
              <w:bottom w:w="28" w:type="dxa"/>
              <w:right w:w="28" w:type="dxa"/>
            </w:tcMar>
            <w:vAlign w:val="center"/>
          </w:tcPr>
          <w:p w14:paraId="6B5124B3" w14:textId="3AA5A286" w:rsidR="00F60BC8" w:rsidRPr="00060A68" w:rsidRDefault="00F60BC8" w:rsidP="003C2E5C">
            <w:pPr>
              <w:keepNext/>
              <w:keepLines/>
              <w:spacing w:before="0" w:after="0" w:line="240" w:lineRule="auto"/>
              <w:ind w:left="153"/>
              <w:rPr>
                <w:sz w:val="16"/>
                <w:szCs w:val="16"/>
              </w:rPr>
            </w:pPr>
            <w:r w:rsidRPr="00060A68">
              <w:rPr>
                <w:sz w:val="16"/>
                <w:szCs w:val="16"/>
              </w:rPr>
              <w:t>Lasso</w:t>
            </w:r>
          </w:p>
        </w:tc>
        <w:tc>
          <w:tcPr>
            <w:tcW w:w="2425" w:type="dxa"/>
            <w:vMerge w:val="restart"/>
            <w:tcBorders>
              <w:top w:val="nil"/>
              <w:left w:val="nil"/>
              <w:right w:val="nil"/>
            </w:tcBorders>
            <w:tcMar>
              <w:top w:w="28" w:type="dxa"/>
              <w:left w:w="28" w:type="dxa"/>
              <w:bottom w:w="28" w:type="dxa"/>
              <w:right w:w="28" w:type="dxa"/>
            </w:tcMar>
            <w:vAlign w:val="center"/>
          </w:tcPr>
          <w:p w14:paraId="7C79E4DD" w14:textId="77777777" w:rsidR="00F60BC8" w:rsidRPr="00060A68" w:rsidRDefault="00F60BC8" w:rsidP="003C2E5C">
            <w:pPr>
              <w:pStyle w:val="ListParagraph"/>
              <w:keepNext/>
              <w:keepLines/>
              <w:numPr>
                <w:ilvl w:val="0"/>
                <w:numId w:val="15"/>
              </w:numPr>
              <w:spacing w:before="0" w:after="0" w:line="240" w:lineRule="auto"/>
              <w:ind w:left="254" w:hanging="180"/>
              <w:rPr>
                <w:sz w:val="16"/>
                <w:szCs w:val="16"/>
              </w:rPr>
            </w:pPr>
            <w:r w:rsidRPr="00060A68">
              <w:rPr>
                <w:sz w:val="16"/>
                <w:szCs w:val="16"/>
              </w:rPr>
              <w:t>FEDFUNDS-1</w:t>
            </w:r>
          </w:p>
          <w:p w14:paraId="6B4DF243" w14:textId="77777777" w:rsidR="00F60BC8" w:rsidRPr="00060A68" w:rsidRDefault="00F60BC8" w:rsidP="003C2E5C">
            <w:pPr>
              <w:pStyle w:val="ListParagraph"/>
              <w:keepNext/>
              <w:keepLines/>
              <w:numPr>
                <w:ilvl w:val="0"/>
                <w:numId w:val="15"/>
              </w:numPr>
              <w:spacing w:before="0" w:after="0" w:line="240" w:lineRule="auto"/>
              <w:ind w:left="254" w:hanging="180"/>
              <w:rPr>
                <w:sz w:val="16"/>
                <w:szCs w:val="16"/>
              </w:rPr>
            </w:pPr>
            <w:proofErr w:type="spellStart"/>
            <w:r w:rsidRPr="00060A68">
              <w:rPr>
                <w:sz w:val="16"/>
                <w:szCs w:val="16"/>
              </w:rPr>
              <w:t>gap_inf</w:t>
            </w:r>
            <w:proofErr w:type="spellEnd"/>
          </w:p>
          <w:p w14:paraId="2853D779" w14:textId="77777777" w:rsidR="00F60BC8" w:rsidRPr="00060A68" w:rsidRDefault="00F60BC8" w:rsidP="003C2E5C">
            <w:pPr>
              <w:pStyle w:val="ListParagraph"/>
              <w:keepNext/>
              <w:keepLines/>
              <w:numPr>
                <w:ilvl w:val="0"/>
                <w:numId w:val="15"/>
              </w:numPr>
              <w:spacing w:before="0" w:after="0" w:line="240" w:lineRule="auto"/>
              <w:ind w:left="254" w:hanging="180"/>
              <w:rPr>
                <w:sz w:val="16"/>
                <w:szCs w:val="16"/>
              </w:rPr>
            </w:pPr>
            <w:proofErr w:type="spellStart"/>
            <w:r w:rsidRPr="00060A68">
              <w:rPr>
                <w:sz w:val="16"/>
                <w:szCs w:val="16"/>
              </w:rPr>
              <w:t>gap_ue</w:t>
            </w:r>
            <w:proofErr w:type="spellEnd"/>
          </w:p>
          <w:p w14:paraId="57F9E5FD" w14:textId="77777777" w:rsidR="00F60BC8" w:rsidRPr="00060A68" w:rsidRDefault="00F60BC8" w:rsidP="00F60BC8">
            <w:pPr>
              <w:pStyle w:val="ListParagraph"/>
              <w:keepNext/>
              <w:keepLines/>
              <w:numPr>
                <w:ilvl w:val="0"/>
                <w:numId w:val="15"/>
              </w:numPr>
              <w:spacing w:before="0" w:after="0" w:line="240" w:lineRule="auto"/>
              <w:ind w:left="254" w:hanging="180"/>
              <w:rPr>
                <w:sz w:val="16"/>
                <w:szCs w:val="16"/>
              </w:rPr>
            </w:pPr>
            <w:proofErr w:type="spellStart"/>
            <w:r w:rsidRPr="00060A68">
              <w:rPr>
                <w:sz w:val="16"/>
                <w:szCs w:val="16"/>
              </w:rPr>
              <w:t>gap_gdp</w:t>
            </w:r>
            <w:proofErr w:type="spellEnd"/>
          </w:p>
          <w:p w14:paraId="1EBD8E1A" w14:textId="77777777" w:rsidR="00F60BC8" w:rsidRDefault="00F60BC8" w:rsidP="00F60BC8">
            <w:pPr>
              <w:pStyle w:val="ListParagraph"/>
              <w:keepNext/>
              <w:keepLines/>
              <w:numPr>
                <w:ilvl w:val="0"/>
                <w:numId w:val="15"/>
              </w:numPr>
              <w:spacing w:before="0" w:after="0" w:line="240" w:lineRule="auto"/>
              <w:ind w:left="254" w:hanging="180"/>
              <w:rPr>
                <w:sz w:val="16"/>
                <w:szCs w:val="16"/>
              </w:rPr>
            </w:pPr>
            <w:proofErr w:type="spellStart"/>
            <w:r w:rsidRPr="00060A68">
              <w:rPr>
                <w:sz w:val="16"/>
                <w:szCs w:val="16"/>
              </w:rPr>
              <w:t>Real_Interest_Rate</w:t>
            </w:r>
            <w:proofErr w:type="spellEnd"/>
          </w:p>
          <w:p w14:paraId="22F9E5BC" w14:textId="2133B6D6" w:rsidR="00F90BA7" w:rsidRPr="00060A68" w:rsidRDefault="00F90BA7" w:rsidP="00F90BA7">
            <w:pPr>
              <w:pStyle w:val="ListParagraph"/>
              <w:keepNext/>
              <w:keepLines/>
              <w:spacing w:before="0" w:after="0" w:line="240" w:lineRule="auto"/>
              <w:ind w:left="254"/>
              <w:rPr>
                <w:sz w:val="16"/>
                <w:szCs w:val="16"/>
              </w:rPr>
            </w:pPr>
          </w:p>
        </w:tc>
        <w:tc>
          <w:tcPr>
            <w:tcW w:w="1397" w:type="dxa"/>
            <w:vMerge w:val="restart"/>
            <w:tcBorders>
              <w:top w:val="nil"/>
              <w:left w:val="nil"/>
              <w:right w:val="nil"/>
            </w:tcBorders>
            <w:tcMar>
              <w:top w:w="28" w:type="dxa"/>
              <w:left w:w="28" w:type="dxa"/>
              <w:bottom w:w="28" w:type="dxa"/>
              <w:right w:w="28" w:type="dxa"/>
            </w:tcMar>
            <w:vAlign w:val="center"/>
          </w:tcPr>
          <w:p w14:paraId="67EF16C4" w14:textId="672653AC" w:rsidR="00F60BC8" w:rsidRPr="00060A68" w:rsidRDefault="00F60BC8" w:rsidP="003C2E5C">
            <w:pPr>
              <w:keepNext/>
              <w:keepLines/>
              <w:spacing w:before="0" w:after="0" w:line="240" w:lineRule="auto"/>
              <w:jc w:val="center"/>
              <w:rPr>
                <w:sz w:val="16"/>
                <w:szCs w:val="16"/>
              </w:rPr>
            </w:pPr>
            <w:r w:rsidRPr="00060A68">
              <w:rPr>
                <w:sz w:val="16"/>
                <w:szCs w:val="16"/>
              </w:rPr>
              <w:t>0.9226</w:t>
            </w:r>
          </w:p>
        </w:tc>
        <w:tc>
          <w:tcPr>
            <w:tcW w:w="1397" w:type="dxa"/>
            <w:tcBorders>
              <w:top w:val="nil"/>
              <w:left w:val="nil"/>
              <w:bottom w:val="nil"/>
              <w:right w:val="nil"/>
            </w:tcBorders>
            <w:vAlign w:val="center"/>
          </w:tcPr>
          <w:p w14:paraId="5A494341" w14:textId="54B65770" w:rsidR="00F60BC8" w:rsidRPr="00060A68" w:rsidRDefault="00F60BC8" w:rsidP="003C2E5C">
            <w:pPr>
              <w:keepNext/>
              <w:keepLines/>
              <w:spacing w:before="0" w:after="0" w:line="240" w:lineRule="auto"/>
              <w:jc w:val="center"/>
              <w:rPr>
                <w:sz w:val="16"/>
                <w:szCs w:val="16"/>
              </w:rPr>
            </w:pPr>
            <w:proofErr w:type="spellStart"/>
            <w:r w:rsidRPr="00060A68">
              <w:rPr>
                <w:sz w:val="16"/>
                <w:szCs w:val="16"/>
              </w:rPr>
              <w:t>gap_ue</w:t>
            </w:r>
            <w:proofErr w:type="spellEnd"/>
          </w:p>
        </w:tc>
        <w:tc>
          <w:tcPr>
            <w:tcW w:w="1397" w:type="dxa"/>
            <w:tcBorders>
              <w:top w:val="nil"/>
              <w:left w:val="nil"/>
              <w:bottom w:val="nil"/>
              <w:right w:val="nil"/>
            </w:tcBorders>
            <w:tcMar>
              <w:top w:w="28" w:type="dxa"/>
              <w:left w:w="28" w:type="dxa"/>
              <w:bottom w:w="28" w:type="dxa"/>
              <w:right w:w="28" w:type="dxa"/>
            </w:tcMar>
            <w:vAlign w:val="center"/>
          </w:tcPr>
          <w:p w14:paraId="47A5FD96" w14:textId="61102161" w:rsidR="00F60BC8" w:rsidRPr="00060A68" w:rsidRDefault="00F60BC8" w:rsidP="003C2E5C">
            <w:pPr>
              <w:keepNext/>
              <w:keepLines/>
              <w:spacing w:before="0" w:after="0" w:line="240" w:lineRule="auto"/>
              <w:jc w:val="center"/>
              <w:rPr>
                <w:sz w:val="16"/>
                <w:szCs w:val="16"/>
              </w:rPr>
            </w:pPr>
            <w:r w:rsidRPr="00060A68">
              <w:rPr>
                <w:sz w:val="16"/>
                <w:szCs w:val="16"/>
              </w:rPr>
              <w:t>- 0.1688</w:t>
            </w:r>
          </w:p>
        </w:tc>
      </w:tr>
      <w:tr w:rsidR="00F60BC8" w14:paraId="65C76547" w14:textId="77777777" w:rsidTr="008F0323">
        <w:trPr>
          <w:trHeight w:val="457"/>
        </w:trPr>
        <w:tc>
          <w:tcPr>
            <w:tcW w:w="1547" w:type="dxa"/>
            <w:vMerge/>
            <w:tcBorders>
              <w:left w:val="single" w:sz="8" w:space="0" w:color="FFFFFF"/>
              <w:bottom w:val="single" w:sz="4" w:space="0" w:color="808080" w:themeColor="background1" w:themeShade="80"/>
              <w:right w:val="nil"/>
            </w:tcBorders>
            <w:tcMar>
              <w:top w:w="28" w:type="dxa"/>
              <w:left w:w="28" w:type="dxa"/>
              <w:bottom w:w="28" w:type="dxa"/>
              <w:right w:w="28" w:type="dxa"/>
            </w:tcMar>
            <w:vAlign w:val="center"/>
          </w:tcPr>
          <w:p w14:paraId="4843F7DE" w14:textId="77777777" w:rsidR="00F60BC8" w:rsidRPr="00060A68" w:rsidRDefault="00F60BC8" w:rsidP="003C2E5C">
            <w:pPr>
              <w:keepNext/>
              <w:keepLines/>
              <w:spacing w:before="0" w:after="0" w:line="240" w:lineRule="auto"/>
              <w:ind w:left="153"/>
              <w:rPr>
                <w:sz w:val="16"/>
                <w:szCs w:val="16"/>
              </w:rPr>
            </w:pPr>
          </w:p>
        </w:tc>
        <w:tc>
          <w:tcPr>
            <w:tcW w:w="2425" w:type="dxa"/>
            <w:vMerge/>
            <w:tcBorders>
              <w:left w:val="nil"/>
              <w:bottom w:val="single" w:sz="4" w:space="0" w:color="808080" w:themeColor="background1" w:themeShade="80"/>
              <w:right w:val="nil"/>
            </w:tcBorders>
            <w:tcMar>
              <w:top w:w="28" w:type="dxa"/>
              <w:left w:w="28" w:type="dxa"/>
              <w:bottom w:w="28" w:type="dxa"/>
              <w:right w:w="28" w:type="dxa"/>
            </w:tcMar>
            <w:vAlign w:val="center"/>
          </w:tcPr>
          <w:p w14:paraId="7288CCD2" w14:textId="77777777" w:rsidR="00F60BC8" w:rsidRPr="00060A68" w:rsidRDefault="00F60BC8" w:rsidP="003C2E5C">
            <w:pPr>
              <w:keepNext/>
              <w:keepLines/>
              <w:spacing w:before="0" w:after="0" w:line="240" w:lineRule="auto"/>
              <w:jc w:val="center"/>
              <w:rPr>
                <w:sz w:val="16"/>
                <w:szCs w:val="16"/>
              </w:rPr>
            </w:pPr>
          </w:p>
        </w:tc>
        <w:tc>
          <w:tcPr>
            <w:tcW w:w="1397" w:type="dxa"/>
            <w:vMerge/>
            <w:tcBorders>
              <w:left w:val="nil"/>
              <w:bottom w:val="single" w:sz="4" w:space="0" w:color="808080" w:themeColor="background1" w:themeShade="80"/>
              <w:right w:val="nil"/>
            </w:tcBorders>
            <w:tcMar>
              <w:top w:w="28" w:type="dxa"/>
              <w:left w:w="28" w:type="dxa"/>
              <w:bottom w:w="28" w:type="dxa"/>
              <w:right w:w="28" w:type="dxa"/>
            </w:tcMar>
            <w:vAlign w:val="center"/>
          </w:tcPr>
          <w:p w14:paraId="052697F1" w14:textId="77777777" w:rsidR="00F60BC8" w:rsidRPr="00060A68" w:rsidRDefault="00F60BC8" w:rsidP="003C2E5C">
            <w:pPr>
              <w:keepNext/>
              <w:keepLines/>
              <w:spacing w:before="0" w:after="0" w:line="240" w:lineRule="auto"/>
              <w:jc w:val="center"/>
              <w:rPr>
                <w:sz w:val="16"/>
                <w:szCs w:val="16"/>
              </w:rPr>
            </w:pPr>
          </w:p>
        </w:tc>
        <w:tc>
          <w:tcPr>
            <w:tcW w:w="1397" w:type="dxa"/>
            <w:tcBorders>
              <w:top w:val="nil"/>
              <w:left w:val="nil"/>
              <w:bottom w:val="single" w:sz="4" w:space="0" w:color="808080" w:themeColor="background1" w:themeShade="80"/>
              <w:right w:val="nil"/>
            </w:tcBorders>
            <w:vAlign w:val="center"/>
          </w:tcPr>
          <w:p w14:paraId="349FB192" w14:textId="22DCEF42" w:rsidR="00F60BC8" w:rsidRPr="00060A68" w:rsidRDefault="00F60BC8" w:rsidP="003C2E5C">
            <w:pPr>
              <w:keepNext/>
              <w:keepLines/>
              <w:spacing w:before="0" w:after="0" w:line="240" w:lineRule="auto"/>
              <w:jc w:val="center"/>
              <w:rPr>
                <w:sz w:val="16"/>
                <w:szCs w:val="16"/>
              </w:rPr>
            </w:pPr>
            <w:proofErr w:type="spellStart"/>
            <w:r w:rsidRPr="00060A68">
              <w:rPr>
                <w:sz w:val="16"/>
                <w:szCs w:val="16"/>
              </w:rPr>
              <w:t>gap_inf</w:t>
            </w:r>
            <w:proofErr w:type="spellEnd"/>
          </w:p>
        </w:tc>
        <w:tc>
          <w:tcPr>
            <w:tcW w:w="1397" w:type="dxa"/>
            <w:tcBorders>
              <w:top w:val="nil"/>
              <w:left w:val="nil"/>
              <w:bottom w:val="single" w:sz="4" w:space="0" w:color="808080" w:themeColor="background1" w:themeShade="80"/>
              <w:right w:val="nil"/>
            </w:tcBorders>
            <w:tcMar>
              <w:top w:w="28" w:type="dxa"/>
              <w:left w:w="28" w:type="dxa"/>
              <w:bottom w:w="28" w:type="dxa"/>
              <w:right w:w="28" w:type="dxa"/>
            </w:tcMar>
            <w:vAlign w:val="center"/>
          </w:tcPr>
          <w:p w14:paraId="6D6C10A4" w14:textId="640E7A02" w:rsidR="00F60BC8" w:rsidRPr="00060A68" w:rsidRDefault="00F60BC8" w:rsidP="003C2E5C">
            <w:pPr>
              <w:keepNext/>
              <w:keepLines/>
              <w:spacing w:before="0" w:after="0" w:line="240" w:lineRule="auto"/>
              <w:jc w:val="center"/>
              <w:rPr>
                <w:sz w:val="16"/>
                <w:szCs w:val="16"/>
              </w:rPr>
            </w:pPr>
            <w:r w:rsidRPr="00060A68">
              <w:rPr>
                <w:sz w:val="16"/>
                <w:szCs w:val="16"/>
              </w:rPr>
              <w:t>0.3222</w:t>
            </w:r>
          </w:p>
        </w:tc>
      </w:tr>
      <w:tr w:rsidR="00F60BC8" w14:paraId="2891F6AA" w14:textId="77777777" w:rsidTr="008F0323">
        <w:trPr>
          <w:trHeight w:val="457"/>
        </w:trPr>
        <w:tc>
          <w:tcPr>
            <w:tcW w:w="8163" w:type="dxa"/>
            <w:gridSpan w:val="5"/>
            <w:tcBorders>
              <w:top w:val="single" w:sz="4" w:space="0" w:color="808080" w:themeColor="background1" w:themeShade="80"/>
              <w:left w:val="single" w:sz="8" w:space="0" w:color="FFFFFF"/>
              <w:bottom w:val="nil"/>
              <w:right w:val="nil"/>
            </w:tcBorders>
            <w:shd w:val="clear" w:color="auto" w:fill="F2F2F2" w:themeFill="background1" w:themeFillShade="F2"/>
            <w:tcMar>
              <w:top w:w="28" w:type="dxa"/>
              <w:left w:w="28" w:type="dxa"/>
              <w:bottom w:w="28" w:type="dxa"/>
              <w:right w:w="28" w:type="dxa"/>
            </w:tcMar>
            <w:vAlign w:val="center"/>
          </w:tcPr>
          <w:p w14:paraId="4CCB2687" w14:textId="7A56F006" w:rsidR="00F60BC8" w:rsidRPr="00060A68" w:rsidRDefault="00D55F05" w:rsidP="00F60BC8">
            <w:pPr>
              <w:keepNext/>
              <w:keepLines/>
              <w:spacing w:before="0" w:after="0" w:line="240" w:lineRule="auto"/>
              <w:rPr>
                <w:sz w:val="16"/>
                <w:szCs w:val="16"/>
              </w:rPr>
            </w:pPr>
            <w:r>
              <w:rPr>
                <w:sz w:val="16"/>
                <w:szCs w:val="16"/>
              </w:rPr>
              <w:t>Concept</w:t>
            </w:r>
            <w:r w:rsidR="00F60BC8" w:rsidRPr="00060A68">
              <w:rPr>
                <w:sz w:val="16"/>
                <w:szCs w:val="16"/>
              </w:rPr>
              <w:t xml:space="preserve"> 3: </w:t>
            </w:r>
            <w:r w:rsidR="00F60BC8" w:rsidRPr="00060A68">
              <w:rPr>
                <w:sz w:val="16"/>
                <w:szCs w:val="16"/>
                <w:shd w:val="clear" w:color="auto" w:fill="F2F2F2" w:themeFill="background1" w:themeFillShade="F2"/>
              </w:rPr>
              <w:t>Recession Model</w:t>
            </w:r>
          </w:p>
        </w:tc>
      </w:tr>
      <w:tr w:rsidR="00060A68" w14:paraId="4DAAF587" w14:textId="77777777" w:rsidTr="008F0323">
        <w:trPr>
          <w:trHeight w:val="457"/>
        </w:trPr>
        <w:tc>
          <w:tcPr>
            <w:tcW w:w="1547" w:type="dxa"/>
            <w:vMerge w:val="restart"/>
            <w:tcBorders>
              <w:top w:val="nil"/>
              <w:left w:val="single" w:sz="8" w:space="0" w:color="FFFFFF"/>
              <w:right w:val="nil"/>
            </w:tcBorders>
            <w:tcMar>
              <w:top w:w="28" w:type="dxa"/>
              <w:left w:w="28" w:type="dxa"/>
              <w:bottom w:w="28" w:type="dxa"/>
              <w:right w:w="28" w:type="dxa"/>
            </w:tcMar>
            <w:vAlign w:val="center"/>
          </w:tcPr>
          <w:p w14:paraId="02B0A7A3" w14:textId="3DD5E2DF" w:rsidR="00060A68" w:rsidRPr="00060A68" w:rsidRDefault="00060A68" w:rsidP="00060A68">
            <w:pPr>
              <w:keepNext/>
              <w:keepLines/>
              <w:spacing w:before="0" w:after="0" w:line="240" w:lineRule="auto"/>
              <w:ind w:left="153"/>
              <w:rPr>
                <w:sz w:val="16"/>
                <w:szCs w:val="16"/>
              </w:rPr>
            </w:pPr>
            <w:r w:rsidRPr="00060A68">
              <w:rPr>
                <w:sz w:val="16"/>
                <w:szCs w:val="16"/>
              </w:rPr>
              <w:t>Lasso</w:t>
            </w:r>
          </w:p>
        </w:tc>
        <w:tc>
          <w:tcPr>
            <w:tcW w:w="2425" w:type="dxa"/>
            <w:vMerge w:val="restart"/>
            <w:tcBorders>
              <w:top w:val="nil"/>
              <w:left w:val="nil"/>
              <w:right w:val="nil"/>
            </w:tcBorders>
            <w:tcMar>
              <w:top w:w="28" w:type="dxa"/>
              <w:left w:w="28" w:type="dxa"/>
              <w:bottom w:w="28" w:type="dxa"/>
              <w:right w:w="28" w:type="dxa"/>
            </w:tcMar>
            <w:vAlign w:val="center"/>
          </w:tcPr>
          <w:p w14:paraId="315036B4" w14:textId="77777777" w:rsidR="00060A68" w:rsidRPr="00060A68" w:rsidRDefault="00060A68" w:rsidP="00060A68">
            <w:pPr>
              <w:pStyle w:val="ListParagraph"/>
              <w:keepNext/>
              <w:keepLines/>
              <w:numPr>
                <w:ilvl w:val="0"/>
                <w:numId w:val="15"/>
              </w:numPr>
              <w:spacing w:before="0" w:after="0" w:line="240" w:lineRule="auto"/>
              <w:ind w:left="254" w:hanging="180"/>
              <w:rPr>
                <w:sz w:val="16"/>
                <w:szCs w:val="16"/>
              </w:rPr>
            </w:pPr>
            <w:r w:rsidRPr="00060A68">
              <w:rPr>
                <w:sz w:val="16"/>
                <w:szCs w:val="16"/>
              </w:rPr>
              <w:t>FEDFUNDS-1</w:t>
            </w:r>
          </w:p>
          <w:p w14:paraId="6D4F5CB2" w14:textId="77777777" w:rsidR="00060A68" w:rsidRPr="00060A68" w:rsidRDefault="00060A68" w:rsidP="00060A68">
            <w:pPr>
              <w:pStyle w:val="ListParagraph"/>
              <w:keepNext/>
              <w:keepLines/>
              <w:numPr>
                <w:ilvl w:val="0"/>
                <w:numId w:val="15"/>
              </w:numPr>
              <w:spacing w:before="0" w:after="0" w:line="240" w:lineRule="auto"/>
              <w:ind w:left="254" w:hanging="180"/>
              <w:rPr>
                <w:sz w:val="16"/>
                <w:szCs w:val="16"/>
              </w:rPr>
            </w:pPr>
            <w:proofErr w:type="spellStart"/>
            <w:r w:rsidRPr="00060A68">
              <w:rPr>
                <w:sz w:val="16"/>
                <w:szCs w:val="16"/>
              </w:rPr>
              <w:t>gap_inf</w:t>
            </w:r>
            <w:proofErr w:type="spellEnd"/>
          </w:p>
          <w:p w14:paraId="18A4198B" w14:textId="77777777" w:rsidR="00060A68" w:rsidRPr="00060A68" w:rsidRDefault="00060A68" w:rsidP="00060A68">
            <w:pPr>
              <w:pStyle w:val="ListParagraph"/>
              <w:keepNext/>
              <w:keepLines/>
              <w:numPr>
                <w:ilvl w:val="0"/>
                <w:numId w:val="15"/>
              </w:numPr>
              <w:spacing w:before="0" w:after="0" w:line="240" w:lineRule="auto"/>
              <w:ind w:left="254" w:hanging="180"/>
              <w:rPr>
                <w:sz w:val="16"/>
                <w:szCs w:val="16"/>
              </w:rPr>
            </w:pPr>
            <w:proofErr w:type="spellStart"/>
            <w:r w:rsidRPr="00060A68">
              <w:rPr>
                <w:sz w:val="16"/>
                <w:szCs w:val="16"/>
              </w:rPr>
              <w:t>gap_ue</w:t>
            </w:r>
            <w:proofErr w:type="spellEnd"/>
          </w:p>
          <w:p w14:paraId="13CBF387" w14:textId="77777777" w:rsidR="00060A68" w:rsidRPr="00060A68" w:rsidRDefault="00060A68" w:rsidP="00060A68">
            <w:pPr>
              <w:pStyle w:val="ListParagraph"/>
              <w:keepNext/>
              <w:keepLines/>
              <w:numPr>
                <w:ilvl w:val="0"/>
                <w:numId w:val="15"/>
              </w:numPr>
              <w:spacing w:before="0" w:after="0" w:line="240" w:lineRule="auto"/>
              <w:ind w:left="254" w:hanging="180"/>
              <w:rPr>
                <w:sz w:val="16"/>
                <w:szCs w:val="16"/>
              </w:rPr>
            </w:pPr>
            <w:proofErr w:type="spellStart"/>
            <w:r w:rsidRPr="00060A68">
              <w:rPr>
                <w:sz w:val="16"/>
                <w:szCs w:val="16"/>
              </w:rPr>
              <w:t>gap_gdp</w:t>
            </w:r>
            <w:proofErr w:type="spellEnd"/>
          </w:p>
          <w:p w14:paraId="4638A6DD" w14:textId="77777777" w:rsidR="00060A68" w:rsidRPr="00060A68" w:rsidRDefault="00060A68" w:rsidP="00060A68">
            <w:pPr>
              <w:pStyle w:val="ListParagraph"/>
              <w:keepNext/>
              <w:keepLines/>
              <w:numPr>
                <w:ilvl w:val="0"/>
                <w:numId w:val="15"/>
              </w:numPr>
              <w:spacing w:before="0" w:after="0" w:line="240" w:lineRule="auto"/>
              <w:ind w:left="254" w:hanging="180"/>
              <w:rPr>
                <w:sz w:val="16"/>
                <w:szCs w:val="16"/>
              </w:rPr>
            </w:pPr>
            <w:proofErr w:type="spellStart"/>
            <w:r w:rsidRPr="00060A68">
              <w:rPr>
                <w:sz w:val="16"/>
                <w:szCs w:val="16"/>
              </w:rPr>
              <w:t>Real_Interest_Rate</w:t>
            </w:r>
            <w:proofErr w:type="spellEnd"/>
          </w:p>
          <w:p w14:paraId="0D51888A" w14:textId="77777777" w:rsidR="00060A68" w:rsidRDefault="00060A68" w:rsidP="00060A68">
            <w:pPr>
              <w:pStyle w:val="ListParagraph"/>
              <w:keepNext/>
              <w:keepLines/>
              <w:numPr>
                <w:ilvl w:val="0"/>
                <w:numId w:val="15"/>
              </w:numPr>
              <w:spacing w:before="0" w:after="0" w:line="240" w:lineRule="auto"/>
              <w:ind w:left="254" w:hanging="180"/>
              <w:rPr>
                <w:sz w:val="16"/>
                <w:szCs w:val="16"/>
              </w:rPr>
            </w:pPr>
            <w:proofErr w:type="spellStart"/>
            <w:r w:rsidRPr="00060A68">
              <w:rPr>
                <w:sz w:val="16"/>
                <w:szCs w:val="16"/>
              </w:rPr>
              <w:t>recession_flag</w:t>
            </w:r>
            <w:proofErr w:type="spellEnd"/>
          </w:p>
          <w:p w14:paraId="4E1BBD74" w14:textId="3DA21C63" w:rsidR="00F90BA7" w:rsidRPr="00060A68" w:rsidRDefault="00F90BA7" w:rsidP="00F90BA7">
            <w:pPr>
              <w:pStyle w:val="ListParagraph"/>
              <w:keepNext/>
              <w:keepLines/>
              <w:spacing w:before="0" w:after="0" w:line="240" w:lineRule="auto"/>
              <w:ind w:left="254"/>
              <w:rPr>
                <w:sz w:val="16"/>
                <w:szCs w:val="16"/>
              </w:rPr>
            </w:pPr>
          </w:p>
        </w:tc>
        <w:tc>
          <w:tcPr>
            <w:tcW w:w="1397" w:type="dxa"/>
            <w:vMerge w:val="restart"/>
            <w:tcBorders>
              <w:top w:val="nil"/>
              <w:left w:val="nil"/>
              <w:right w:val="nil"/>
            </w:tcBorders>
            <w:tcMar>
              <w:top w:w="28" w:type="dxa"/>
              <w:left w:w="28" w:type="dxa"/>
              <w:bottom w:w="28" w:type="dxa"/>
              <w:right w:w="28" w:type="dxa"/>
            </w:tcMar>
            <w:vAlign w:val="center"/>
          </w:tcPr>
          <w:p w14:paraId="193FEF8D" w14:textId="1677B83E" w:rsidR="00060A68" w:rsidRPr="00060A68" w:rsidRDefault="00060A68" w:rsidP="00060A68">
            <w:pPr>
              <w:keepNext/>
              <w:keepLines/>
              <w:spacing w:before="0" w:after="0" w:line="240" w:lineRule="auto"/>
              <w:jc w:val="center"/>
              <w:rPr>
                <w:sz w:val="16"/>
                <w:szCs w:val="16"/>
              </w:rPr>
            </w:pPr>
            <w:r w:rsidRPr="00060A68">
              <w:rPr>
                <w:sz w:val="16"/>
                <w:szCs w:val="16"/>
              </w:rPr>
              <w:t>0.8996</w:t>
            </w:r>
          </w:p>
        </w:tc>
        <w:tc>
          <w:tcPr>
            <w:tcW w:w="1397" w:type="dxa"/>
            <w:tcBorders>
              <w:top w:val="nil"/>
              <w:left w:val="nil"/>
              <w:bottom w:val="nil"/>
              <w:right w:val="nil"/>
            </w:tcBorders>
            <w:vAlign w:val="center"/>
          </w:tcPr>
          <w:p w14:paraId="44D5A7A0" w14:textId="08D5CD03" w:rsidR="00060A68" w:rsidRPr="00060A68" w:rsidRDefault="00060A68" w:rsidP="00060A68">
            <w:pPr>
              <w:keepNext/>
              <w:keepLines/>
              <w:spacing w:before="0" w:after="0" w:line="240" w:lineRule="auto"/>
              <w:jc w:val="center"/>
              <w:rPr>
                <w:sz w:val="16"/>
                <w:szCs w:val="16"/>
              </w:rPr>
            </w:pPr>
            <w:proofErr w:type="spellStart"/>
            <w:r w:rsidRPr="00060A68">
              <w:rPr>
                <w:sz w:val="16"/>
                <w:szCs w:val="16"/>
              </w:rPr>
              <w:t>gap_ue</w:t>
            </w:r>
            <w:proofErr w:type="spellEnd"/>
          </w:p>
        </w:tc>
        <w:tc>
          <w:tcPr>
            <w:tcW w:w="1397" w:type="dxa"/>
            <w:tcBorders>
              <w:top w:val="nil"/>
              <w:left w:val="nil"/>
              <w:bottom w:val="nil"/>
              <w:right w:val="nil"/>
            </w:tcBorders>
            <w:tcMar>
              <w:top w:w="28" w:type="dxa"/>
              <w:left w:w="28" w:type="dxa"/>
              <w:bottom w:w="28" w:type="dxa"/>
              <w:right w:w="28" w:type="dxa"/>
            </w:tcMar>
            <w:vAlign w:val="center"/>
          </w:tcPr>
          <w:p w14:paraId="538C6FD4" w14:textId="12CA3B28" w:rsidR="00060A68" w:rsidRPr="00060A68" w:rsidRDefault="00060A68" w:rsidP="00060A68">
            <w:pPr>
              <w:keepNext/>
              <w:keepLines/>
              <w:spacing w:before="0" w:after="0" w:line="240" w:lineRule="auto"/>
              <w:jc w:val="center"/>
              <w:rPr>
                <w:sz w:val="16"/>
                <w:szCs w:val="16"/>
              </w:rPr>
            </w:pPr>
            <w:r w:rsidRPr="00060A68">
              <w:rPr>
                <w:sz w:val="16"/>
                <w:szCs w:val="16"/>
              </w:rPr>
              <w:t>0.2420</w:t>
            </w:r>
          </w:p>
        </w:tc>
      </w:tr>
      <w:tr w:rsidR="00060A68" w14:paraId="0808BD47" w14:textId="77777777" w:rsidTr="008F0323">
        <w:trPr>
          <w:trHeight w:val="457"/>
        </w:trPr>
        <w:tc>
          <w:tcPr>
            <w:tcW w:w="1547" w:type="dxa"/>
            <w:vMerge/>
            <w:tcBorders>
              <w:left w:val="single" w:sz="8" w:space="0" w:color="FFFFFF"/>
              <w:bottom w:val="single" w:sz="4" w:space="0" w:color="808080" w:themeColor="background1" w:themeShade="80"/>
              <w:right w:val="nil"/>
            </w:tcBorders>
            <w:tcMar>
              <w:top w:w="28" w:type="dxa"/>
              <w:left w:w="28" w:type="dxa"/>
              <w:bottom w:w="28" w:type="dxa"/>
              <w:right w:w="28" w:type="dxa"/>
            </w:tcMar>
            <w:vAlign w:val="center"/>
          </w:tcPr>
          <w:p w14:paraId="181ACDC1" w14:textId="77777777" w:rsidR="00060A68" w:rsidRPr="00060A68" w:rsidRDefault="00060A68" w:rsidP="00060A68">
            <w:pPr>
              <w:keepNext/>
              <w:keepLines/>
              <w:spacing w:before="0" w:after="0" w:line="240" w:lineRule="auto"/>
              <w:ind w:left="153"/>
              <w:rPr>
                <w:sz w:val="16"/>
                <w:szCs w:val="16"/>
              </w:rPr>
            </w:pPr>
          </w:p>
        </w:tc>
        <w:tc>
          <w:tcPr>
            <w:tcW w:w="2425" w:type="dxa"/>
            <w:vMerge/>
            <w:tcBorders>
              <w:left w:val="nil"/>
              <w:bottom w:val="single" w:sz="4" w:space="0" w:color="808080" w:themeColor="background1" w:themeShade="80"/>
              <w:right w:val="nil"/>
            </w:tcBorders>
            <w:tcMar>
              <w:top w:w="28" w:type="dxa"/>
              <w:left w:w="28" w:type="dxa"/>
              <w:bottom w:w="28" w:type="dxa"/>
              <w:right w:w="28" w:type="dxa"/>
            </w:tcMar>
            <w:vAlign w:val="center"/>
          </w:tcPr>
          <w:p w14:paraId="5754166A" w14:textId="77777777" w:rsidR="00060A68" w:rsidRPr="00060A68" w:rsidRDefault="00060A68" w:rsidP="00060A68">
            <w:pPr>
              <w:keepNext/>
              <w:keepLines/>
              <w:spacing w:before="0" w:after="0" w:line="240" w:lineRule="auto"/>
              <w:jc w:val="center"/>
              <w:rPr>
                <w:sz w:val="16"/>
                <w:szCs w:val="16"/>
              </w:rPr>
            </w:pPr>
          </w:p>
        </w:tc>
        <w:tc>
          <w:tcPr>
            <w:tcW w:w="1397" w:type="dxa"/>
            <w:vMerge/>
            <w:tcBorders>
              <w:left w:val="nil"/>
              <w:bottom w:val="single" w:sz="4" w:space="0" w:color="808080" w:themeColor="background1" w:themeShade="80"/>
              <w:right w:val="nil"/>
            </w:tcBorders>
            <w:tcMar>
              <w:top w:w="28" w:type="dxa"/>
              <w:left w:w="28" w:type="dxa"/>
              <w:bottom w:w="28" w:type="dxa"/>
              <w:right w:w="28" w:type="dxa"/>
            </w:tcMar>
            <w:vAlign w:val="center"/>
          </w:tcPr>
          <w:p w14:paraId="4FECCE47" w14:textId="77777777" w:rsidR="00060A68" w:rsidRPr="00060A68" w:rsidRDefault="00060A68" w:rsidP="00060A68">
            <w:pPr>
              <w:keepNext/>
              <w:keepLines/>
              <w:spacing w:before="0" w:after="0" w:line="240" w:lineRule="auto"/>
              <w:jc w:val="center"/>
              <w:rPr>
                <w:sz w:val="16"/>
                <w:szCs w:val="16"/>
              </w:rPr>
            </w:pPr>
          </w:p>
        </w:tc>
        <w:tc>
          <w:tcPr>
            <w:tcW w:w="1397" w:type="dxa"/>
            <w:tcBorders>
              <w:top w:val="nil"/>
              <w:left w:val="nil"/>
              <w:bottom w:val="single" w:sz="4" w:space="0" w:color="808080" w:themeColor="background1" w:themeShade="80"/>
              <w:right w:val="nil"/>
            </w:tcBorders>
            <w:vAlign w:val="center"/>
          </w:tcPr>
          <w:p w14:paraId="4AB2579A" w14:textId="0D26A63D" w:rsidR="00060A68" w:rsidRPr="00060A68" w:rsidRDefault="00060A68" w:rsidP="00060A68">
            <w:pPr>
              <w:keepNext/>
              <w:keepLines/>
              <w:spacing w:before="0" w:after="0" w:line="240" w:lineRule="auto"/>
              <w:jc w:val="center"/>
              <w:rPr>
                <w:sz w:val="16"/>
                <w:szCs w:val="16"/>
              </w:rPr>
            </w:pPr>
            <w:proofErr w:type="spellStart"/>
            <w:r w:rsidRPr="00060A68">
              <w:rPr>
                <w:sz w:val="16"/>
                <w:szCs w:val="16"/>
              </w:rPr>
              <w:t>gap_inf</w:t>
            </w:r>
            <w:proofErr w:type="spellEnd"/>
          </w:p>
        </w:tc>
        <w:tc>
          <w:tcPr>
            <w:tcW w:w="1397" w:type="dxa"/>
            <w:tcBorders>
              <w:top w:val="nil"/>
              <w:left w:val="nil"/>
              <w:bottom w:val="single" w:sz="4" w:space="0" w:color="808080" w:themeColor="background1" w:themeShade="80"/>
              <w:right w:val="nil"/>
            </w:tcBorders>
            <w:tcMar>
              <w:top w:w="28" w:type="dxa"/>
              <w:left w:w="28" w:type="dxa"/>
              <w:bottom w:w="28" w:type="dxa"/>
              <w:right w:w="28" w:type="dxa"/>
            </w:tcMar>
            <w:vAlign w:val="center"/>
          </w:tcPr>
          <w:p w14:paraId="36D798AC" w14:textId="26D58D5F" w:rsidR="00060A68" w:rsidRPr="00060A68" w:rsidRDefault="00060A68" w:rsidP="00060A68">
            <w:pPr>
              <w:keepNext/>
              <w:keepLines/>
              <w:spacing w:before="0" w:after="0" w:line="240" w:lineRule="auto"/>
              <w:jc w:val="center"/>
              <w:rPr>
                <w:sz w:val="16"/>
                <w:szCs w:val="16"/>
              </w:rPr>
            </w:pPr>
            <w:r w:rsidRPr="00060A68">
              <w:rPr>
                <w:sz w:val="16"/>
                <w:szCs w:val="16"/>
              </w:rPr>
              <w:t>0.3863</w:t>
            </w:r>
          </w:p>
        </w:tc>
      </w:tr>
    </w:tbl>
    <w:p w14:paraId="5AC9E967" w14:textId="29D403BE" w:rsidR="008F0323" w:rsidRDefault="008F0323" w:rsidP="008F0323">
      <w:pPr>
        <w:pStyle w:val="Caption"/>
      </w:pPr>
      <w:bookmarkStart w:id="212" w:name="_Toc151923016"/>
      <w:r>
        <w:t xml:space="preserve">Figure </w:t>
      </w:r>
      <w:r>
        <w:rPr>
          <w:noProof/>
        </w:rPr>
        <w:fldChar w:fldCharType="begin"/>
      </w:r>
      <w:r>
        <w:rPr>
          <w:noProof/>
        </w:rPr>
        <w:instrText xml:space="preserve"> SEQ Figure \* ARABIC </w:instrText>
      </w:r>
      <w:r>
        <w:rPr>
          <w:noProof/>
        </w:rPr>
        <w:fldChar w:fldCharType="separate"/>
      </w:r>
      <w:r w:rsidR="00F13507">
        <w:rPr>
          <w:noProof/>
        </w:rPr>
        <w:t>17</w:t>
      </w:r>
      <w:r>
        <w:rPr>
          <w:noProof/>
        </w:rPr>
        <w:fldChar w:fldCharType="end"/>
      </w:r>
      <w:r>
        <w:t>: Model Performance</w:t>
      </w:r>
      <w:bookmarkEnd w:id="212"/>
    </w:p>
    <w:p w14:paraId="4D12E3BC" w14:textId="77777777" w:rsidR="00D55F05" w:rsidRDefault="00D55F05" w:rsidP="00C33565"/>
    <w:p w14:paraId="4B852D5F" w14:textId="334776FF" w:rsidR="00D55F05" w:rsidRDefault="00D55F05" w:rsidP="00C33565">
      <w:r w:rsidRPr="00D55F05">
        <w:t xml:space="preserve">For each model analyzed, the Inflation Gap coefficient is larger than the coefficient for the Unemployment Gap. This holds true even in the Concept 3: Recession Model. In Concept 3, the Unemployment Gap has a positive coefficient, contrary to expectations, but may be explained by the interaction between the Unemployment Gap and the </w:t>
      </w:r>
      <w:r w:rsidR="00BA2BA8" w:rsidRPr="00D55F05">
        <w:t>Rescission</w:t>
      </w:r>
      <w:r w:rsidRPr="00D55F05">
        <w:t xml:space="preserve"> Flag.</w:t>
      </w:r>
      <w:r w:rsidR="00BA2BA8">
        <w:t xml:space="preserve"> Overall</w:t>
      </w:r>
      <w:ins w:id="213" w:author="Tanja Schub" w:date="2023-11-26T22:49:00Z">
        <w:r w:rsidR="009E452A">
          <w:t>,</w:t>
        </w:r>
      </w:ins>
      <w:r w:rsidR="00BA2BA8">
        <w:t xml:space="preserve"> the relative size of the coefficients for Unemployment Gap and the Inflation Gap is consistent and points to an emphasis by the Federal Reserve on Price Stability.</w:t>
      </w:r>
    </w:p>
    <w:p w14:paraId="62988A12" w14:textId="77777777" w:rsidR="00EE55F4" w:rsidRDefault="00EE55F4" w:rsidP="00ED5D89"/>
    <w:p w14:paraId="1965E035" w14:textId="1B448811" w:rsidR="00EF48FD" w:rsidRPr="00EE55F4" w:rsidRDefault="00715C15" w:rsidP="00EE55F4">
      <w:pPr>
        <w:pStyle w:val="Heading1"/>
      </w:pPr>
      <w:bookmarkStart w:id="214" w:name="_Toc151923273"/>
      <w:r>
        <w:t>Conclusion</w:t>
      </w:r>
      <w:bookmarkEnd w:id="214"/>
    </w:p>
    <w:p w14:paraId="00BE53D7" w14:textId="0A4D0318" w:rsidR="00F90BA7" w:rsidRPr="00F90BA7" w:rsidRDefault="001F3F21" w:rsidP="00F90BA7">
      <w:r>
        <w:t xml:space="preserve">The research question posed for this analysis focused on evaluating the relative emphasis that the Federal Reserve places on the individual components of its </w:t>
      </w:r>
      <w:r>
        <w:lastRenderedPageBreak/>
        <w:t xml:space="preserve">dual mandate. </w:t>
      </w:r>
      <w:r w:rsidR="00F90BA7">
        <w:rPr>
          <w:color w:val="0E101A"/>
        </w:rPr>
        <w:t>This research question is broken down into the following hypotheses:</w:t>
      </w:r>
    </w:p>
    <w:p w14:paraId="20A30339" w14:textId="77777777" w:rsidR="00F90BA7" w:rsidRDefault="00F90BA7" w:rsidP="00F90BA7">
      <w:pPr>
        <w:numPr>
          <w:ilvl w:val="0"/>
          <w:numId w:val="1"/>
        </w:numPr>
        <w:spacing w:before="0" w:after="0"/>
      </w:pPr>
      <w:r>
        <w:rPr>
          <w:color w:val="0E101A"/>
        </w:rPr>
        <w:t>H0 - The Federal Reserve applies equal weights to inflation and employment targets when determining its monetary policy.</w:t>
      </w:r>
    </w:p>
    <w:p w14:paraId="28BF6A51" w14:textId="77777777" w:rsidR="00F90BA7" w:rsidRDefault="00F90BA7" w:rsidP="00F90BA7">
      <w:pPr>
        <w:numPr>
          <w:ilvl w:val="0"/>
          <w:numId w:val="1"/>
        </w:numPr>
        <w:spacing w:before="0" w:after="0"/>
      </w:pPr>
      <w:r>
        <w:rPr>
          <w:color w:val="0E101A"/>
        </w:rPr>
        <w:t>H1 - The Federal Reserve emphasizes its inflation targets when determining monetary policy.</w:t>
      </w:r>
    </w:p>
    <w:p w14:paraId="3F8F8A6D" w14:textId="7B53910C" w:rsidR="00F90BA7" w:rsidRDefault="00F90BA7" w:rsidP="001F3F21">
      <w:pPr>
        <w:numPr>
          <w:ilvl w:val="0"/>
          <w:numId w:val="1"/>
        </w:numPr>
        <w:spacing w:before="0" w:after="0"/>
      </w:pPr>
      <w:r>
        <w:rPr>
          <w:color w:val="0E101A"/>
        </w:rPr>
        <w:t>H2 - The Federal Reserve emphasizes the employment rate when determining monetary policy.</w:t>
      </w:r>
    </w:p>
    <w:p w14:paraId="53EDC3AB" w14:textId="77777777" w:rsidR="0044276C" w:rsidRDefault="0044276C" w:rsidP="00BA2BA8">
      <w:pPr>
        <w:spacing w:before="0" w:after="0"/>
      </w:pPr>
    </w:p>
    <w:p w14:paraId="6B040360" w14:textId="60D88B32" w:rsidR="00485B34" w:rsidRDefault="00485B34" w:rsidP="00485B34">
      <w:r>
        <w:t xml:space="preserve">The initial exploration of the concepts behind the EDI and the Taylor Rule resulted in poorly fit models with negative Adj-R2. The shift to the Modified Taylor Rule with </w:t>
      </w:r>
      <w:proofErr w:type="gramStart"/>
      <w:r>
        <w:t xml:space="preserve">the </w:t>
      </w:r>
      <w:ins w:id="215" w:author="Tanja Schub" w:date="2023-11-26T22:51:00Z">
        <w:r w:rsidR="009E452A">
          <w:t>a</w:t>
        </w:r>
      </w:ins>
      <w:proofErr w:type="gramEnd"/>
      <w:del w:id="216" w:author="Tanja Schub" w:date="2023-11-26T22:51:00Z">
        <w:r w:rsidDel="009E452A">
          <w:delText>A</w:delText>
        </w:r>
      </w:del>
      <w:r>
        <w:t xml:space="preserve">utoregressive term improved the model performance. </w:t>
      </w:r>
    </w:p>
    <w:p w14:paraId="140270DD" w14:textId="72376868" w:rsidR="00485B34" w:rsidRDefault="00485B34" w:rsidP="00485B34">
      <w:r>
        <w:t xml:space="preserve">There is proof in several of the models that the Federal Reserve places a greater emphasis on price stability than full employment when conducting </w:t>
      </w:r>
      <w:ins w:id="217" w:author="Tanja Schub" w:date="2023-11-26T22:51:00Z">
        <w:r w:rsidR="009E452A">
          <w:t>m</w:t>
        </w:r>
      </w:ins>
      <w:del w:id="218" w:author="Tanja Schub" w:date="2023-11-26T22:51:00Z">
        <w:r w:rsidDel="009E452A">
          <w:delText>M</w:delText>
        </w:r>
      </w:del>
      <w:r>
        <w:t xml:space="preserve">onetary </w:t>
      </w:r>
      <w:del w:id="219" w:author="Tanja Schub" w:date="2023-11-26T22:51:00Z">
        <w:r w:rsidDel="009E452A">
          <w:delText>Policy</w:delText>
        </w:r>
      </w:del>
      <w:ins w:id="220" w:author="Tanja Schub" w:date="2023-11-26T22:51:00Z">
        <w:r w:rsidR="009E452A">
          <w:t>p</w:t>
        </w:r>
        <w:r w:rsidR="009E452A">
          <w:t>olicy</w:t>
        </w:r>
      </w:ins>
      <w:r>
        <w:t xml:space="preserve">. In the three surviving models that outperform the </w:t>
      </w:r>
      <w:del w:id="221" w:author="Tanja Schub" w:date="2023-11-26T22:51:00Z">
        <w:r w:rsidDel="009E452A">
          <w:delText xml:space="preserve">Naïve </w:delText>
        </w:r>
      </w:del>
      <w:ins w:id="222" w:author="Tanja Schub" w:date="2023-11-26T22:51:00Z">
        <w:r w:rsidR="009E452A">
          <w:t>n</w:t>
        </w:r>
        <w:r w:rsidR="009E452A">
          <w:t xml:space="preserve">aïve </w:t>
        </w:r>
      </w:ins>
      <w:r>
        <w:t xml:space="preserve">model and align to their respective model assumptions, the coefficient for the Inflation Gap is larger than the coefficient for the Unemployment Gap. Since I am using normalized predictor variables, the coefficients are comparable. </w:t>
      </w:r>
    </w:p>
    <w:p w14:paraId="226AB50D" w14:textId="6727D796" w:rsidR="00485B34" w:rsidRDefault="00485B34" w:rsidP="00485B34">
      <w:r>
        <w:t xml:space="preserve">Given the observed model performance, even when I control for economic cycles and changes in the </w:t>
      </w:r>
      <w:ins w:id="223" w:author="Tanja Schub" w:date="2023-11-26T22:52:00Z">
        <w:r w:rsidR="009E452A">
          <w:t>R</w:t>
        </w:r>
      </w:ins>
      <w:del w:id="224" w:author="Tanja Schub" w:date="2023-11-26T22:52:00Z">
        <w:r w:rsidDel="009E452A">
          <w:delText>r</w:delText>
        </w:r>
      </w:del>
      <w:r>
        <w:t xml:space="preserve">eal </w:t>
      </w:r>
      <w:ins w:id="225" w:author="Tanja Schub" w:date="2023-11-26T22:52:00Z">
        <w:r w:rsidR="009E452A">
          <w:t>I</w:t>
        </w:r>
      </w:ins>
      <w:del w:id="226" w:author="Tanja Schub" w:date="2023-11-26T22:52:00Z">
        <w:r w:rsidDel="009E452A">
          <w:delText>i</w:delText>
        </w:r>
      </w:del>
      <w:r>
        <w:t xml:space="preserve">nterest </w:t>
      </w:r>
      <w:ins w:id="227" w:author="Tanja Schub" w:date="2023-11-26T22:52:00Z">
        <w:r w:rsidR="009E452A">
          <w:t>R</w:t>
        </w:r>
      </w:ins>
      <w:del w:id="228" w:author="Tanja Schub" w:date="2023-11-26T22:52:00Z">
        <w:r w:rsidDel="009E452A">
          <w:delText>r</w:delText>
        </w:r>
      </w:del>
      <w:r>
        <w:t xml:space="preserve">ate, </w:t>
      </w:r>
      <w:commentRangeStart w:id="229"/>
      <w:r>
        <w:t xml:space="preserve">I can reject the </w:t>
      </w:r>
      <w:ins w:id="230" w:author="Tanja Schub" w:date="2023-11-26T22:51:00Z">
        <w:r w:rsidR="009E452A">
          <w:t>n</w:t>
        </w:r>
      </w:ins>
      <w:del w:id="231" w:author="Tanja Schub" w:date="2023-11-26T22:51:00Z">
        <w:r w:rsidDel="009E452A">
          <w:delText>N</w:delText>
        </w:r>
      </w:del>
      <w:r>
        <w:t xml:space="preserve">ull hypothesis in favor of alternate hypothesis H1. </w:t>
      </w:r>
      <w:commentRangeEnd w:id="229"/>
      <w:r w:rsidR="009E452A">
        <w:rPr>
          <w:rStyle w:val="CommentReference"/>
        </w:rPr>
        <w:commentReference w:id="229"/>
      </w:r>
      <w:commentRangeStart w:id="232"/>
      <w:r>
        <w:t xml:space="preserve">The Federal Reserve emphasizes its inflation targets when making </w:t>
      </w:r>
      <w:ins w:id="233" w:author="Tanja Schub" w:date="2023-11-26T22:51:00Z">
        <w:r w:rsidR="009E452A">
          <w:t>m</w:t>
        </w:r>
      </w:ins>
      <w:del w:id="234" w:author="Tanja Schub" w:date="2023-11-26T22:51:00Z">
        <w:r w:rsidDel="009E452A">
          <w:delText>M</w:delText>
        </w:r>
      </w:del>
      <w:r>
        <w:t xml:space="preserve">onetary </w:t>
      </w:r>
      <w:ins w:id="235" w:author="Tanja Schub" w:date="2023-11-26T22:51:00Z">
        <w:r w:rsidR="009E452A">
          <w:t>p</w:t>
        </w:r>
      </w:ins>
      <w:del w:id="236" w:author="Tanja Schub" w:date="2023-11-26T22:51:00Z">
        <w:r w:rsidDel="009E452A">
          <w:delText>P</w:delText>
        </w:r>
      </w:del>
      <w:r>
        <w:t xml:space="preserve">olicy </w:t>
      </w:r>
      <w:del w:id="237" w:author="Tanja Schub" w:date="2023-11-26T22:52:00Z">
        <w:r w:rsidDel="009E452A">
          <w:delText>Decisions</w:delText>
        </w:r>
      </w:del>
      <w:ins w:id="238" w:author="Tanja Schub" w:date="2023-11-26T22:52:00Z">
        <w:r w:rsidR="009E452A">
          <w:t>d</w:t>
        </w:r>
        <w:r w:rsidR="009E452A">
          <w:t>ecisions</w:t>
        </w:r>
      </w:ins>
      <w:r>
        <w:t xml:space="preserve">. </w:t>
      </w:r>
      <w:commentRangeEnd w:id="232"/>
      <w:r w:rsidR="009E452A">
        <w:rPr>
          <w:rStyle w:val="CommentReference"/>
        </w:rPr>
        <w:commentReference w:id="232"/>
      </w:r>
    </w:p>
    <w:p w14:paraId="0A145999" w14:textId="25A8922E" w:rsidR="00072A78" w:rsidRDefault="00485B34">
      <w:pPr>
        <w:rPr>
          <w:rFonts w:eastAsiaTheme="majorEastAsia" w:cstheme="majorBidi"/>
          <w:b/>
          <w:bCs/>
          <w:color w:val="3170A8" w:themeColor="accent1" w:themeShade="B5"/>
          <w:sz w:val="32"/>
          <w:szCs w:val="32"/>
        </w:rPr>
      </w:pPr>
      <w:r w:rsidRPr="00485B34">
        <w:t xml:space="preserve">There are a couple of areas of further exploration. First, the dataset used for this analysis is quarterly. </w:t>
      </w:r>
      <w:commentRangeStart w:id="239"/>
      <w:r w:rsidRPr="00485B34">
        <w:t xml:space="preserve">The consistent duration of each </w:t>
      </w:r>
      <w:proofErr w:type="gramStart"/>
      <w:r w:rsidRPr="00485B34">
        <w:t>time period</w:t>
      </w:r>
      <w:proofErr w:type="gramEnd"/>
      <w:r w:rsidRPr="00485B34">
        <w:t xml:space="preserve"> simplifies that modeling a more accurate analysis would use the FOMC meeting calendar as the basis for the study. </w:t>
      </w:r>
      <w:commentRangeEnd w:id="239"/>
      <w:r w:rsidR="009E452A">
        <w:rPr>
          <w:rStyle w:val="CommentReference"/>
        </w:rPr>
        <w:commentReference w:id="239"/>
      </w:r>
      <w:r w:rsidRPr="00485B34">
        <w:t xml:space="preserve">This adds complexity but better aligns the analysis with the decision-making timelines I am modeling. Second, the analysis is based on historical data. It implicitly assumes that the relevant GDP, </w:t>
      </w:r>
      <w:ins w:id="240" w:author="Tanja Schub" w:date="2023-11-26T22:54:00Z">
        <w:r w:rsidR="009E452A">
          <w:t>u</w:t>
        </w:r>
      </w:ins>
      <w:del w:id="241" w:author="Tanja Schub" w:date="2023-11-26T22:54:00Z">
        <w:r w:rsidRPr="00485B34" w:rsidDel="009E452A">
          <w:delText>U</w:delText>
        </w:r>
      </w:del>
      <w:r w:rsidRPr="00485B34">
        <w:t xml:space="preserve">nemployment, and </w:t>
      </w:r>
      <w:ins w:id="242" w:author="Tanja Schub" w:date="2023-11-26T22:54:00Z">
        <w:r w:rsidR="009E452A">
          <w:t>i</w:t>
        </w:r>
      </w:ins>
      <w:del w:id="243" w:author="Tanja Schub" w:date="2023-11-26T22:54:00Z">
        <w:r w:rsidRPr="00485B34" w:rsidDel="009E452A">
          <w:delText>I</w:delText>
        </w:r>
      </w:del>
      <w:r w:rsidRPr="00485B34">
        <w:t>nflation data is available within the prediction timeframe. This implicit assumption must consider reporting lags and restatements/recalculations of the economic indicators.</w:t>
      </w:r>
      <w:r w:rsidR="00072A78">
        <w:br w:type="page"/>
      </w:r>
    </w:p>
    <w:p w14:paraId="3BAA9632" w14:textId="3CC31E68" w:rsidR="00170179" w:rsidRDefault="00170179" w:rsidP="00170179">
      <w:pPr>
        <w:pStyle w:val="Heading1"/>
      </w:pPr>
      <w:bookmarkStart w:id="244" w:name="_Toc151923274"/>
      <w:r>
        <w:lastRenderedPageBreak/>
        <w:t xml:space="preserve">Appendix </w:t>
      </w:r>
      <w:r w:rsidR="00D66007">
        <w:t>A</w:t>
      </w:r>
      <w:r>
        <w:t xml:space="preserve">: </w:t>
      </w:r>
      <w:r w:rsidR="00D66007">
        <w:t>Model Performance</w:t>
      </w:r>
      <w:bookmarkEnd w:id="244"/>
    </w:p>
    <w:p w14:paraId="05FEF77A" w14:textId="63815299" w:rsidR="006B26F9" w:rsidRDefault="00B50E50" w:rsidP="006B26F9">
      <w:pPr>
        <w:pStyle w:val="Heading2"/>
      </w:pPr>
      <w:bookmarkStart w:id="245" w:name="_Toc151923275"/>
      <w:r>
        <w:t>Concept</w:t>
      </w:r>
      <w:r w:rsidR="006B26F9">
        <w:t xml:space="preserve"> 1: Full Model</w:t>
      </w:r>
      <w:bookmarkEnd w:id="245"/>
    </w:p>
    <w:p w14:paraId="67B97C9B" w14:textId="4ADA7C6A" w:rsidR="003150EA" w:rsidRDefault="00C23428" w:rsidP="003150EA">
      <w:r>
        <w:t>Th</w:t>
      </w:r>
      <w:r w:rsidR="00485B34">
        <w:t>is Concept</w:t>
      </w:r>
      <w:r>
        <w:t xml:space="preserve"> </w:t>
      </w:r>
      <w:r w:rsidR="003150EA">
        <w:t xml:space="preserve">includes all features </w:t>
      </w:r>
      <w:r w:rsidR="006B26F9">
        <w:t>that had a non-zero coefficient when fit using the Lasso Regression Model. These features included:</w:t>
      </w:r>
    </w:p>
    <w:p w14:paraId="29482804" w14:textId="72226CB0" w:rsidR="003150EA" w:rsidRDefault="00F13507" w:rsidP="003150EA">
      <w:pPr>
        <w:pStyle w:val="ListParagraph"/>
        <w:numPr>
          <w:ilvl w:val="0"/>
          <w:numId w:val="6"/>
        </w:numPr>
      </w:pPr>
      <w:r>
        <w:t xml:space="preserve">Federal Funds Effective Rate </w:t>
      </w:r>
      <w:r w:rsidR="003150EA">
        <w:t>Previous Period</w:t>
      </w:r>
    </w:p>
    <w:p w14:paraId="5033F632" w14:textId="77777777" w:rsidR="003150EA" w:rsidRDefault="003150EA" w:rsidP="003150EA">
      <w:pPr>
        <w:pStyle w:val="ListParagraph"/>
        <w:numPr>
          <w:ilvl w:val="0"/>
          <w:numId w:val="6"/>
        </w:numPr>
      </w:pPr>
      <w:r>
        <w:t>GDP Gap</w:t>
      </w:r>
    </w:p>
    <w:p w14:paraId="7478C6B6" w14:textId="77777777" w:rsidR="003150EA" w:rsidRDefault="003150EA" w:rsidP="003150EA">
      <w:pPr>
        <w:pStyle w:val="ListParagraph"/>
        <w:numPr>
          <w:ilvl w:val="0"/>
          <w:numId w:val="6"/>
        </w:numPr>
      </w:pPr>
      <w:r>
        <w:t>Inflation Gap</w:t>
      </w:r>
    </w:p>
    <w:p w14:paraId="586C1932" w14:textId="77777777" w:rsidR="003150EA" w:rsidRDefault="003150EA" w:rsidP="003150EA">
      <w:pPr>
        <w:pStyle w:val="ListParagraph"/>
        <w:numPr>
          <w:ilvl w:val="0"/>
          <w:numId w:val="6"/>
        </w:numPr>
      </w:pPr>
      <w:r>
        <w:t>Unemployment Gap</w:t>
      </w:r>
    </w:p>
    <w:p w14:paraId="4FD19E6A" w14:textId="158525B4" w:rsidR="003150EA" w:rsidRDefault="003150EA" w:rsidP="006B26F9">
      <w:pPr>
        <w:pStyle w:val="ListParagraph"/>
        <w:numPr>
          <w:ilvl w:val="0"/>
          <w:numId w:val="6"/>
        </w:numPr>
      </w:pPr>
      <w:r>
        <w:t>Recession Flag</w:t>
      </w:r>
    </w:p>
    <w:p w14:paraId="50CEA4D5" w14:textId="2ACA4075" w:rsidR="002E5FAC" w:rsidRPr="003150EA" w:rsidRDefault="002E5FAC" w:rsidP="002E5FAC">
      <w:r>
        <w:t xml:space="preserve">The Lasso </w:t>
      </w:r>
      <w:r w:rsidR="00C23428">
        <w:t xml:space="preserve">Linear </w:t>
      </w:r>
      <w:r>
        <w:t xml:space="preserve">Regression model was the only model that outperformed the Naïve model. </w:t>
      </w:r>
    </w:p>
    <w:p w14:paraId="6B504267" w14:textId="4C002631" w:rsidR="00170179" w:rsidRDefault="00885B40" w:rsidP="00170179">
      <w:r w:rsidRPr="00885B40">
        <w:rPr>
          <w:noProof/>
        </w:rPr>
        <w:drawing>
          <wp:inline distT="0" distB="0" distL="0" distR="0" wp14:anchorId="3CC60329" wp14:editId="20DE9D45">
            <wp:extent cx="2362200" cy="3133852"/>
            <wp:effectExtent l="0" t="0" r="0" b="3175"/>
            <wp:docPr id="157857225" name="Picture 1" descr="A table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57225" name="Picture 1" descr="A table of numbers and symbols&#10;&#10;Description automatically generated"/>
                    <pic:cNvPicPr/>
                  </pic:nvPicPr>
                  <pic:blipFill>
                    <a:blip r:embed="rId38"/>
                    <a:stretch>
                      <a:fillRect/>
                    </a:stretch>
                  </pic:blipFill>
                  <pic:spPr>
                    <a:xfrm>
                      <a:off x="0" y="0"/>
                      <a:ext cx="2376771" cy="3153183"/>
                    </a:xfrm>
                    <a:prstGeom prst="rect">
                      <a:avLst/>
                    </a:prstGeom>
                  </pic:spPr>
                </pic:pic>
              </a:graphicData>
            </a:graphic>
          </wp:inline>
        </w:drawing>
      </w:r>
    </w:p>
    <w:p w14:paraId="0C95A54F" w14:textId="5CBB6141" w:rsidR="00FB3171" w:rsidRDefault="00FB3171" w:rsidP="00FB3171">
      <w:pPr>
        <w:pStyle w:val="Heading3"/>
      </w:pPr>
      <w:bookmarkStart w:id="246" w:name="_Toc151923276"/>
      <w:r>
        <w:t>Lasso Regression Model</w:t>
      </w:r>
      <w:bookmarkEnd w:id="246"/>
    </w:p>
    <w:p w14:paraId="06337C7A" w14:textId="36096CFE" w:rsidR="0027539F" w:rsidRDefault="0027539F" w:rsidP="00170179">
      <w:r>
        <w:t xml:space="preserve">The following section explores the assumptions behind the </w:t>
      </w:r>
      <w:r w:rsidR="00C23428">
        <w:t>Lasso Regression Model</w:t>
      </w:r>
      <w:r>
        <w:t>.</w:t>
      </w:r>
    </w:p>
    <w:p w14:paraId="7544DC28" w14:textId="77777777" w:rsidR="0027539F" w:rsidRDefault="0027539F" w:rsidP="00170179"/>
    <w:p w14:paraId="49423DF6" w14:textId="778E7B0E" w:rsidR="00B436B5" w:rsidRDefault="00B436B5" w:rsidP="00B436B5">
      <w:pPr>
        <w:pStyle w:val="ListParagraph"/>
        <w:numPr>
          <w:ilvl w:val="0"/>
          <w:numId w:val="7"/>
        </w:numPr>
      </w:pPr>
      <w:r>
        <w:lastRenderedPageBreak/>
        <w:t xml:space="preserve">Linearity – For this model the linear relationship between the predictor variables and response variables holds. As can be seen in the graph below </w:t>
      </w:r>
      <w:proofErr w:type="gramStart"/>
      <w:r>
        <w:t>that plots</w:t>
      </w:r>
      <w:proofErr w:type="gramEnd"/>
      <w:r>
        <w:t xml:space="preserve"> predicted values vs target values, the values fall along a diagonal line indicating a linear relationship. </w:t>
      </w:r>
    </w:p>
    <w:p w14:paraId="0F13011D" w14:textId="50AC10FA" w:rsidR="0027539F" w:rsidRDefault="00885B40" w:rsidP="0027539F">
      <w:r>
        <w:rPr>
          <w:noProof/>
        </w:rPr>
        <w:drawing>
          <wp:inline distT="0" distB="0" distL="0" distR="0" wp14:anchorId="59393D75" wp14:editId="60059182">
            <wp:extent cx="3657600" cy="2853055"/>
            <wp:effectExtent l="0" t="0" r="0" b="4445"/>
            <wp:docPr id="628042761" name="Picture 64" descr="A graph with a red lin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042761" name="Picture 64" descr="A graph with a red line and blue dot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57600" cy="2853055"/>
                    </a:xfrm>
                    <a:prstGeom prst="rect">
                      <a:avLst/>
                    </a:prstGeom>
                    <a:noFill/>
                    <a:ln>
                      <a:noFill/>
                    </a:ln>
                  </pic:spPr>
                </pic:pic>
              </a:graphicData>
            </a:graphic>
          </wp:inline>
        </w:drawing>
      </w:r>
    </w:p>
    <w:p w14:paraId="690B6220" w14:textId="77777777" w:rsidR="0027539F" w:rsidRDefault="0027539F" w:rsidP="0027539F"/>
    <w:p w14:paraId="0AC42568" w14:textId="5C156A40" w:rsidR="0027539F" w:rsidRDefault="00B436B5" w:rsidP="006B26F9">
      <w:pPr>
        <w:pStyle w:val="ListParagraph"/>
        <w:numPr>
          <w:ilvl w:val="0"/>
          <w:numId w:val="7"/>
        </w:numPr>
      </w:pPr>
      <w:r>
        <w:t>Homoscedasticity – The constant variance of residuals across the predicted values holds for this model. As can be observed in the scatterplot below</w:t>
      </w:r>
      <w:r w:rsidR="00BE7E53">
        <w:t xml:space="preserve"> there is </w:t>
      </w:r>
      <w:r w:rsidR="0027539F">
        <w:t xml:space="preserve">only a slight pattern in the relationship between residuals and predicted values. </w:t>
      </w:r>
    </w:p>
    <w:p w14:paraId="56E73DB8" w14:textId="501C53F7" w:rsidR="00B436B5" w:rsidRDefault="00885B40" w:rsidP="00BE7E53">
      <w:r>
        <w:rPr>
          <w:noProof/>
        </w:rPr>
        <w:drawing>
          <wp:inline distT="0" distB="0" distL="0" distR="0" wp14:anchorId="7FAC6194" wp14:editId="6AFEE822">
            <wp:extent cx="3581400" cy="2853055"/>
            <wp:effectExtent l="0" t="0" r="0" b="4445"/>
            <wp:docPr id="1572410639" name="Picture 65" descr="A graph with blue dot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410639" name="Picture 65" descr="A graph with blue dots and a red lin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81400" cy="2853055"/>
                    </a:xfrm>
                    <a:prstGeom prst="rect">
                      <a:avLst/>
                    </a:prstGeom>
                    <a:noFill/>
                    <a:ln>
                      <a:noFill/>
                    </a:ln>
                  </pic:spPr>
                </pic:pic>
              </a:graphicData>
            </a:graphic>
          </wp:inline>
        </w:drawing>
      </w:r>
    </w:p>
    <w:p w14:paraId="4DF8A538" w14:textId="77777777" w:rsidR="00B436B5" w:rsidRDefault="00B436B5" w:rsidP="00B436B5"/>
    <w:p w14:paraId="0934AB26" w14:textId="44D73ED7" w:rsidR="00BE7E53" w:rsidRDefault="00BE7E53" w:rsidP="006B26F9">
      <w:pPr>
        <w:pStyle w:val="ListParagraph"/>
        <w:numPr>
          <w:ilvl w:val="0"/>
          <w:numId w:val="7"/>
        </w:numPr>
      </w:pPr>
      <w:r>
        <w:t xml:space="preserve">Independence of Residuals – The Durbin-Watson Test statistic of </w:t>
      </w:r>
      <w:r w:rsidR="002E5FAC">
        <w:t>1.8</w:t>
      </w:r>
      <w:r w:rsidR="00885B40">
        <w:t>12</w:t>
      </w:r>
      <w:r w:rsidR="002E5FAC">
        <w:t xml:space="preserve"> is close to the 2</w:t>
      </w:r>
      <w:r>
        <w:t xml:space="preserve"> indicates </w:t>
      </w:r>
      <w:r w:rsidR="002E5FAC">
        <w:t>minimal</w:t>
      </w:r>
      <w:r>
        <w:t xml:space="preserve"> autocorrelation in the model residuals.</w:t>
      </w:r>
      <w:r w:rsidR="00ED74E2">
        <w:t xml:space="preserve"> The </w:t>
      </w:r>
      <w:r w:rsidR="00ED74E2" w:rsidRPr="00ED74E2">
        <w:t xml:space="preserve">Autocorrelation Function (ACF) </w:t>
      </w:r>
      <w:r w:rsidR="00ED74E2">
        <w:t>chart indicates potential statistically significant autocorrelation lags.</w:t>
      </w:r>
    </w:p>
    <w:p w14:paraId="1199D426" w14:textId="58CFF554" w:rsidR="00D57DBE" w:rsidRDefault="00885B40" w:rsidP="00D57DBE">
      <w:r>
        <w:rPr>
          <w:noProof/>
        </w:rPr>
        <w:drawing>
          <wp:inline distT="0" distB="0" distL="0" distR="0" wp14:anchorId="3F361752" wp14:editId="1B098F6C">
            <wp:extent cx="3547745" cy="2717800"/>
            <wp:effectExtent l="0" t="0" r="0" b="0"/>
            <wp:docPr id="1316155515" name="Picture 67" descr="A graph with blue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55515" name="Picture 67" descr="A graph with blue dots and line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47745" cy="2717800"/>
                    </a:xfrm>
                    <a:prstGeom prst="rect">
                      <a:avLst/>
                    </a:prstGeom>
                    <a:noFill/>
                    <a:ln>
                      <a:noFill/>
                    </a:ln>
                  </pic:spPr>
                </pic:pic>
              </a:graphicData>
            </a:graphic>
          </wp:inline>
        </w:drawing>
      </w:r>
    </w:p>
    <w:p w14:paraId="2BE0902F" w14:textId="470B4DBE" w:rsidR="00BE7E53" w:rsidRDefault="00BE7E53" w:rsidP="00BE7E53"/>
    <w:p w14:paraId="30BD877B" w14:textId="009660B2" w:rsidR="00D57DBE" w:rsidRDefault="00B436B5" w:rsidP="00D57DBE">
      <w:pPr>
        <w:pStyle w:val="ListParagraph"/>
        <w:numPr>
          <w:ilvl w:val="0"/>
          <w:numId w:val="7"/>
        </w:numPr>
      </w:pPr>
      <w:r>
        <w:t>Multicollinearity</w:t>
      </w:r>
      <w:r w:rsidR="00022761">
        <w:t xml:space="preserve"> – The regularization process in the Lasso model</w:t>
      </w:r>
      <w:r w:rsidR="00050B26">
        <w:t xml:space="preserve"> addresses multicollinearity. As part of the feature selection process variables that exhibited multicollinearity were eliminated. </w:t>
      </w:r>
      <w:r w:rsidR="00D57DBE">
        <w:t xml:space="preserve">Each of the features in the model has a positive coefficient. </w:t>
      </w:r>
    </w:p>
    <w:p w14:paraId="0F764CD0" w14:textId="414E9878" w:rsidR="00A423E3" w:rsidRDefault="00885B40" w:rsidP="00A423E3">
      <w:r>
        <w:rPr>
          <w:noProof/>
        </w:rPr>
        <w:lastRenderedPageBreak/>
        <w:drawing>
          <wp:inline distT="0" distB="0" distL="0" distR="0" wp14:anchorId="0C22CF2C" wp14:editId="6E423CED">
            <wp:extent cx="5486400" cy="3097530"/>
            <wp:effectExtent l="0" t="0" r="0" b="1270"/>
            <wp:docPr id="325073524" name="Picture 68"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073524" name="Picture 68" descr="A graph with blue square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3097530"/>
                    </a:xfrm>
                    <a:prstGeom prst="rect">
                      <a:avLst/>
                    </a:prstGeom>
                    <a:noFill/>
                    <a:ln>
                      <a:noFill/>
                    </a:ln>
                  </pic:spPr>
                </pic:pic>
              </a:graphicData>
            </a:graphic>
          </wp:inline>
        </w:drawing>
      </w:r>
    </w:p>
    <w:p w14:paraId="670054A0" w14:textId="77777777" w:rsidR="00170179" w:rsidRDefault="00170179" w:rsidP="00170179"/>
    <w:p w14:paraId="49B5243C" w14:textId="2128BB96" w:rsidR="00170179" w:rsidRDefault="00B50E50" w:rsidP="00AB3EE9">
      <w:pPr>
        <w:pStyle w:val="Heading2"/>
      </w:pPr>
      <w:bookmarkStart w:id="247" w:name="_Toc151923277"/>
      <w:r>
        <w:t>Concept</w:t>
      </w:r>
      <w:r w:rsidR="00AB3EE9">
        <w:t xml:space="preserve"> 2: Modified Taylor Rule</w:t>
      </w:r>
      <w:bookmarkEnd w:id="247"/>
    </w:p>
    <w:p w14:paraId="36635560" w14:textId="5E45423C" w:rsidR="00AB3EE9" w:rsidRDefault="00AB3EE9" w:rsidP="00170179">
      <w:r>
        <w:t>T</w:t>
      </w:r>
      <w:r w:rsidR="00485B34">
        <w:t>his concept is</w:t>
      </w:r>
      <w:r>
        <w:t xml:space="preserve"> based on the Modified Taylor Rule </w:t>
      </w:r>
      <w:r w:rsidR="00485B34">
        <w:t xml:space="preserve">and </w:t>
      </w:r>
      <w:r>
        <w:t xml:space="preserve">includes all </w:t>
      </w:r>
      <w:r w:rsidR="005814B0">
        <w:t xml:space="preserve">four </w:t>
      </w:r>
      <w:r>
        <w:t>features used as variables in the Modified Taylor Rule.</w:t>
      </w:r>
    </w:p>
    <w:p w14:paraId="4A8214DA" w14:textId="6A1B3191" w:rsidR="00AB3EE9" w:rsidRDefault="00F13507" w:rsidP="00AB3EE9">
      <w:pPr>
        <w:pStyle w:val="ListParagraph"/>
        <w:numPr>
          <w:ilvl w:val="0"/>
          <w:numId w:val="6"/>
        </w:numPr>
      </w:pPr>
      <w:r>
        <w:t xml:space="preserve">Federal Funds Effective Rate </w:t>
      </w:r>
      <w:r w:rsidR="00AB3EE9">
        <w:t>Previous Period</w:t>
      </w:r>
    </w:p>
    <w:p w14:paraId="339C9486" w14:textId="77777777" w:rsidR="00AB3EE9" w:rsidRDefault="00AB3EE9" w:rsidP="00AB3EE9">
      <w:pPr>
        <w:pStyle w:val="ListParagraph"/>
        <w:numPr>
          <w:ilvl w:val="0"/>
          <w:numId w:val="6"/>
        </w:numPr>
      </w:pPr>
      <w:r>
        <w:t>Inflation Gap</w:t>
      </w:r>
    </w:p>
    <w:p w14:paraId="18FABAC3" w14:textId="77777777" w:rsidR="00AB3EE9" w:rsidRDefault="00AB3EE9" w:rsidP="00AB3EE9">
      <w:pPr>
        <w:pStyle w:val="ListParagraph"/>
        <w:numPr>
          <w:ilvl w:val="0"/>
          <w:numId w:val="6"/>
        </w:numPr>
      </w:pPr>
      <w:r>
        <w:t>Unemployment Gap</w:t>
      </w:r>
    </w:p>
    <w:p w14:paraId="4FE3A5EB" w14:textId="00174454" w:rsidR="00AB3EE9" w:rsidRDefault="00AB3EE9" w:rsidP="00AB3EE9">
      <w:pPr>
        <w:pStyle w:val="ListParagraph"/>
        <w:numPr>
          <w:ilvl w:val="0"/>
          <w:numId w:val="6"/>
        </w:numPr>
      </w:pPr>
      <w:r>
        <w:t>Real Interest Rate</w:t>
      </w:r>
    </w:p>
    <w:p w14:paraId="2CB264F7" w14:textId="408889C2" w:rsidR="00487402" w:rsidRDefault="00DC2F10" w:rsidP="00487402">
      <w:r>
        <w:t xml:space="preserve">The relative model performance for in sample and out of sample data is presented in the table below. </w:t>
      </w:r>
      <w:r w:rsidR="005814B0">
        <w:t xml:space="preserve">The OLS Linear Regression model </w:t>
      </w:r>
      <w:r>
        <w:t xml:space="preserve">and the Lasso Linear Regression </w:t>
      </w:r>
      <w:r w:rsidR="00485B34">
        <w:t>are</w:t>
      </w:r>
      <w:r w:rsidR="005814B0">
        <w:t xml:space="preserve"> the only model</w:t>
      </w:r>
      <w:r>
        <w:t>s</w:t>
      </w:r>
      <w:r w:rsidR="005814B0">
        <w:t xml:space="preserve"> that outperformed the Naïve model.</w:t>
      </w:r>
    </w:p>
    <w:p w14:paraId="75F8F24F" w14:textId="3CE7D6BE" w:rsidR="00B14A02" w:rsidRDefault="00DC2F10" w:rsidP="00487402">
      <w:r w:rsidRPr="00DC2F10">
        <w:rPr>
          <w:noProof/>
        </w:rPr>
        <w:lastRenderedPageBreak/>
        <w:drawing>
          <wp:inline distT="0" distB="0" distL="0" distR="0" wp14:anchorId="25261CDA" wp14:editId="77C1A40F">
            <wp:extent cx="2565400" cy="3896322"/>
            <wp:effectExtent l="0" t="0" r="0" b="3175"/>
            <wp:docPr id="1005931641" name="Picture 1" descr="A table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31641" name="Picture 1" descr="A table of numbers and letters&#10;&#10;Description automatically generated"/>
                    <pic:cNvPicPr/>
                  </pic:nvPicPr>
                  <pic:blipFill>
                    <a:blip r:embed="rId43"/>
                    <a:stretch>
                      <a:fillRect/>
                    </a:stretch>
                  </pic:blipFill>
                  <pic:spPr>
                    <a:xfrm>
                      <a:off x="0" y="0"/>
                      <a:ext cx="2577207" cy="3914254"/>
                    </a:xfrm>
                    <a:prstGeom prst="rect">
                      <a:avLst/>
                    </a:prstGeom>
                  </pic:spPr>
                </pic:pic>
              </a:graphicData>
            </a:graphic>
          </wp:inline>
        </w:drawing>
      </w:r>
    </w:p>
    <w:p w14:paraId="69A98780" w14:textId="77777777" w:rsidR="00B14A02" w:rsidRDefault="00B14A02" w:rsidP="00487402"/>
    <w:p w14:paraId="3F31897A" w14:textId="799A0796" w:rsidR="00AB3EE9" w:rsidRDefault="00FB3171" w:rsidP="00FB3171">
      <w:pPr>
        <w:pStyle w:val="Heading3"/>
      </w:pPr>
      <w:bookmarkStart w:id="248" w:name="_Toc151923278"/>
      <w:r>
        <w:t>OLS Regression Model</w:t>
      </w:r>
      <w:bookmarkEnd w:id="248"/>
    </w:p>
    <w:p w14:paraId="140456E8" w14:textId="457545C9" w:rsidR="00B14A02" w:rsidRDefault="00FB3171" w:rsidP="00FB3171">
      <w:r>
        <w:t>The model summary</w:t>
      </w:r>
      <w:r w:rsidR="005814B0">
        <w:t xml:space="preserve"> shows a Adj-R2 of 0.928 however the coefficients associated with the Unemployment Gap and the Real Interest Rate predi</w:t>
      </w:r>
      <w:r w:rsidR="00B14A02">
        <w:t>ctor</w:t>
      </w:r>
      <w:r w:rsidR="005814B0">
        <w:t xml:space="preserve"> variables are not statistically significant. </w:t>
      </w:r>
      <w:r w:rsidR="00B14A02">
        <w:t xml:space="preserve">The coefficient p-values for the Unemployment Gap and the Real Interest Rate are above the 0.05 significance level. </w:t>
      </w:r>
    </w:p>
    <w:p w14:paraId="688AF9EC" w14:textId="26EBE355" w:rsidR="00FB3171" w:rsidRDefault="00DC2F10" w:rsidP="00FB3171">
      <w:r w:rsidRPr="00DC2F10">
        <w:rPr>
          <w:noProof/>
        </w:rPr>
        <w:lastRenderedPageBreak/>
        <w:drawing>
          <wp:inline distT="0" distB="0" distL="0" distR="0" wp14:anchorId="427D09F9" wp14:editId="6AD9ED66">
            <wp:extent cx="3462867" cy="3737153"/>
            <wp:effectExtent l="0" t="0" r="4445" b="0"/>
            <wp:docPr id="8316773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77332" name="Picture 1" descr="A screenshot of a computer&#10;&#10;Description automatically generated"/>
                    <pic:cNvPicPr/>
                  </pic:nvPicPr>
                  <pic:blipFill>
                    <a:blip r:embed="rId44"/>
                    <a:stretch>
                      <a:fillRect/>
                    </a:stretch>
                  </pic:blipFill>
                  <pic:spPr>
                    <a:xfrm>
                      <a:off x="0" y="0"/>
                      <a:ext cx="3480098" cy="3755749"/>
                    </a:xfrm>
                    <a:prstGeom prst="rect">
                      <a:avLst/>
                    </a:prstGeom>
                  </pic:spPr>
                </pic:pic>
              </a:graphicData>
            </a:graphic>
          </wp:inline>
        </w:drawing>
      </w:r>
    </w:p>
    <w:p w14:paraId="30BE0B90" w14:textId="77777777" w:rsidR="005814B0" w:rsidRDefault="005814B0" w:rsidP="00FB3171"/>
    <w:p w14:paraId="52BDEA46" w14:textId="77777777" w:rsidR="00B14A02" w:rsidRDefault="00B14A02" w:rsidP="00B14A02">
      <w:pPr>
        <w:pStyle w:val="Heading3"/>
      </w:pPr>
      <w:bookmarkStart w:id="249" w:name="_Toc151923279"/>
      <w:r>
        <w:t>Lasso Regression Model</w:t>
      </w:r>
      <w:bookmarkEnd w:id="249"/>
    </w:p>
    <w:p w14:paraId="5AD16A47" w14:textId="77777777" w:rsidR="00B14A02" w:rsidRDefault="00B14A02" w:rsidP="00B14A02">
      <w:r>
        <w:t>The following section explores the assumptions behind the Lasso Regression Model.</w:t>
      </w:r>
    </w:p>
    <w:p w14:paraId="2EE70062" w14:textId="77777777" w:rsidR="00B14A02" w:rsidRDefault="00B14A02" w:rsidP="00B14A02"/>
    <w:p w14:paraId="6F067A3A" w14:textId="77777777" w:rsidR="00B14A02" w:rsidRDefault="00B14A02" w:rsidP="00B14A02">
      <w:pPr>
        <w:pStyle w:val="ListParagraph"/>
        <w:numPr>
          <w:ilvl w:val="0"/>
          <w:numId w:val="13"/>
        </w:numPr>
      </w:pPr>
      <w:r>
        <w:t xml:space="preserve">Linearity – For this model the linear relationship between the predictor variables and response variables holds. As can be seen in the graph below </w:t>
      </w:r>
      <w:proofErr w:type="gramStart"/>
      <w:r>
        <w:t>that plots</w:t>
      </w:r>
      <w:proofErr w:type="gramEnd"/>
      <w:r>
        <w:t xml:space="preserve"> predicted values vs target values, the values fall along a diagonal line indicating a linear relationship. </w:t>
      </w:r>
    </w:p>
    <w:p w14:paraId="668BFFF9" w14:textId="0DEA8BA6" w:rsidR="00B14A02" w:rsidRDefault="00DC2F10" w:rsidP="00B14A02">
      <w:r>
        <w:rPr>
          <w:noProof/>
        </w:rPr>
        <w:lastRenderedPageBreak/>
        <w:drawing>
          <wp:inline distT="0" distB="0" distL="0" distR="0" wp14:anchorId="7FC500C0" wp14:editId="11E4B46E">
            <wp:extent cx="3640455" cy="2853055"/>
            <wp:effectExtent l="0" t="0" r="4445" b="4445"/>
            <wp:docPr id="1886323154" name="Picture 44" descr="A graph of a red line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323154" name="Picture 44" descr="A graph of a red line with blue dots&#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40455" cy="2853055"/>
                    </a:xfrm>
                    <a:prstGeom prst="rect">
                      <a:avLst/>
                    </a:prstGeom>
                    <a:noFill/>
                    <a:ln>
                      <a:noFill/>
                    </a:ln>
                  </pic:spPr>
                </pic:pic>
              </a:graphicData>
            </a:graphic>
          </wp:inline>
        </w:drawing>
      </w:r>
    </w:p>
    <w:p w14:paraId="23E7EBDE" w14:textId="77777777" w:rsidR="00B14A02" w:rsidRDefault="00B14A02" w:rsidP="00B14A02"/>
    <w:p w14:paraId="13507985" w14:textId="3270482B" w:rsidR="00B14A02" w:rsidRDefault="00B14A02" w:rsidP="00B14A02">
      <w:pPr>
        <w:pStyle w:val="ListParagraph"/>
        <w:numPr>
          <w:ilvl w:val="0"/>
          <w:numId w:val="13"/>
        </w:numPr>
      </w:pPr>
      <w:r>
        <w:t xml:space="preserve">Homoscedasticity – The constant variance of residuals across the predicted values </w:t>
      </w:r>
      <w:r w:rsidR="00590138">
        <w:t xml:space="preserve">does not </w:t>
      </w:r>
      <w:r>
        <w:t>holds for this model. As can be observed in the scatterplot below there is a slight pattern in</w:t>
      </w:r>
      <w:r w:rsidR="00590138">
        <w:t>creasing trend in</w:t>
      </w:r>
      <w:r>
        <w:t xml:space="preserve"> the relationship between residuals and predicted values. </w:t>
      </w:r>
    </w:p>
    <w:p w14:paraId="11529CF0" w14:textId="710BC8FC" w:rsidR="00B14A02" w:rsidRDefault="00DC2F10" w:rsidP="00B14A02">
      <w:r>
        <w:rPr>
          <w:noProof/>
        </w:rPr>
        <w:drawing>
          <wp:inline distT="0" distB="0" distL="0" distR="0" wp14:anchorId="04CF60F3" wp14:editId="6C25611F">
            <wp:extent cx="3556000" cy="2853055"/>
            <wp:effectExtent l="0" t="0" r="0" b="4445"/>
            <wp:docPr id="85223311" name="Picture 45" descr="A graph with blue dot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23311" name="Picture 45" descr="A graph with blue dots and a red line&#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56000" cy="2853055"/>
                    </a:xfrm>
                    <a:prstGeom prst="rect">
                      <a:avLst/>
                    </a:prstGeom>
                    <a:noFill/>
                    <a:ln>
                      <a:noFill/>
                    </a:ln>
                  </pic:spPr>
                </pic:pic>
              </a:graphicData>
            </a:graphic>
          </wp:inline>
        </w:drawing>
      </w:r>
    </w:p>
    <w:p w14:paraId="295B70D1" w14:textId="77777777" w:rsidR="00B14A02" w:rsidRDefault="00B14A02" w:rsidP="00B14A02"/>
    <w:p w14:paraId="3403BC4C" w14:textId="34940BD5" w:rsidR="00B14A02" w:rsidRDefault="00B14A02" w:rsidP="00B14A02">
      <w:pPr>
        <w:pStyle w:val="ListParagraph"/>
        <w:numPr>
          <w:ilvl w:val="0"/>
          <w:numId w:val="13"/>
        </w:numPr>
      </w:pPr>
      <w:r>
        <w:t>Independence of Residuals – The Durbin-Watson Test statistic of 1.</w:t>
      </w:r>
      <w:r w:rsidR="00DC2F10">
        <w:t>525</w:t>
      </w:r>
      <w:r>
        <w:t xml:space="preserve"> is close to 2 </w:t>
      </w:r>
      <w:r w:rsidR="00590138">
        <w:t xml:space="preserve">but </w:t>
      </w:r>
      <w:r>
        <w:t xml:space="preserve">indicates </w:t>
      </w:r>
      <w:r w:rsidR="00590138">
        <w:t>some</w:t>
      </w:r>
      <w:r>
        <w:t xml:space="preserve"> autocorrelation in the model residuals. The </w:t>
      </w:r>
      <w:r w:rsidRPr="00ED74E2">
        <w:lastRenderedPageBreak/>
        <w:t xml:space="preserve">Autocorrelation Function (ACF) </w:t>
      </w:r>
      <w:r>
        <w:t xml:space="preserve">chart </w:t>
      </w:r>
      <w:r w:rsidR="00590138">
        <w:t xml:space="preserve">confirms the results of the Durbin-Watson Test. </w:t>
      </w:r>
    </w:p>
    <w:p w14:paraId="0E5B7632" w14:textId="70251574" w:rsidR="00B14A02" w:rsidRDefault="00DC2F10" w:rsidP="00B14A02">
      <w:r>
        <w:rPr>
          <w:noProof/>
        </w:rPr>
        <w:drawing>
          <wp:inline distT="0" distB="0" distL="0" distR="0" wp14:anchorId="37FECB70" wp14:editId="1D26AF70">
            <wp:extent cx="3547745" cy="2717800"/>
            <wp:effectExtent l="0" t="0" r="0" b="0"/>
            <wp:docPr id="479592866" name="Picture 47" descr="A graph with blue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92866" name="Picture 47" descr="A graph with blue dots and lines&#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47745" cy="2717800"/>
                    </a:xfrm>
                    <a:prstGeom prst="rect">
                      <a:avLst/>
                    </a:prstGeom>
                    <a:noFill/>
                    <a:ln>
                      <a:noFill/>
                    </a:ln>
                  </pic:spPr>
                </pic:pic>
              </a:graphicData>
            </a:graphic>
          </wp:inline>
        </w:drawing>
      </w:r>
    </w:p>
    <w:p w14:paraId="65D213AF" w14:textId="77777777" w:rsidR="00B14A02" w:rsidRDefault="00B14A02" w:rsidP="00B14A02"/>
    <w:p w14:paraId="35C494C1" w14:textId="0C931B15" w:rsidR="00B14A02" w:rsidRDefault="00B14A02" w:rsidP="00881FE6">
      <w:pPr>
        <w:pStyle w:val="ListParagraph"/>
        <w:numPr>
          <w:ilvl w:val="0"/>
          <w:numId w:val="13"/>
        </w:numPr>
      </w:pPr>
      <w:r>
        <w:t xml:space="preserve">Multicollinearity – The regularization process in the Lasso model addresses multicollinearity. </w:t>
      </w:r>
      <w:r w:rsidR="00590138">
        <w:t xml:space="preserve">The coefficients for the Real Interest Rate and the Unemployment Gap </w:t>
      </w:r>
      <w:r w:rsidR="00DC2F10">
        <w:t xml:space="preserve">while not 0 are lower than the coefficients for </w:t>
      </w:r>
      <w:r w:rsidR="00F13507">
        <w:t xml:space="preserve">Federal Funds Effective Rate </w:t>
      </w:r>
      <w:r w:rsidR="00DC2F10">
        <w:t>(t-1) and the Inflation Gap.</w:t>
      </w:r>
      <w:r w:rsidR="00DC2F10">
        <w:rPr>
          <w:noProof/>
        </w:rPr>
        <w:drawing>
          <wp:inline distT="0" distB="0" distL="0" distR="0" wp14:anchorId="15A4C432" wp14:editId="3ED98AAD">
            <wp:extent cx="5367655" cy="3437255"/>
            <wp:effectExtent l="0" t="0" r="4445" b="4445"/>
            <wp:docPr id="2043787856" name="Picture 48"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787856" name="Picture 48" descr="A graph with blue square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67655" cy="3437255"/>
                    </a:xfrm>
                    <a:prstGeom prst="rect">
                      <a:avLst/>
                    </a:prstGeom>
                    <a:noFill/>
                    <a:ln>
                      <a:noFill/>
                    </a:ln>
                  </pic:spPr>
                </pic:pic>
              </a:graphicData>
            </a:graphic>
          </wp:inline>
        </w:drawing>
      </w:r>
    </w:p>
    <w:p w14:paraId="723214AA" w14:textId="77777777" w:rsidR="00B14A02" w:rsidRDefault="00B14A02" w:rsidP="00FB3171"/>
    <w:p w14:paraId="3C5CB65C" w14:textId="77777777" w:rsidR="00B14A02" w:rsidRDefault="00B14A02" w:rsidP="00FB3171"/>
    <w:p w14:paraId="7925F1FD" w14:textId="11925DCE" w:rsidR="008542B4" w:rsidRDefault="00B50E50" w:rsidP="0085213E">
      <w:pPr>
        <w:pStyle w:val="Heading2"/>
      </w:pPr>
      <w:bookmarkStart w:id="250" w:name="_Toc151923280"/>
      <w:r>
        <w:t>Concept</w:t>
      </w:r>
      <w:r w:rsidR="008542B4">
        <w:t xml:space="preserve"> 3: Recession Model</w:t>
      </w:r>
      <w:bookmarkEnd w:id="250"/>
    </w:p>
    <w:p w14:paraId="1C230D56" w14:textId="3C776D50" w:rsidR="008542B4" w:rsidRDefault="008542B4" w:rsidP="008542B4">
      <w:r>
        <w:t xml:space="preserve">The Recession </w:t>
      </w:r>
      <w:r w:rsidR="00485B34">
        <w:t>Concept</w:t>
      </w:r>
      <w:r>
        <w:t xml:space="preserve"> starts with the </w:t>
      </w:r>
      <w:r w:rsidR="003F1596">
        <w:t xml:space="preserve">features from the </w:t>
      </w:r>
      <w:r>
        <w:t xml:space="preserve">Modified Taylor Rule </w:t>
      </w:r>
      <w:r w:rsidR="003F1596">
        <w:t xml:space="preserve">concept </w:t>
      </w:r>
      <w:r>
        <w:t>then adds a Recession Flag. This model</w:t>
      </w:r>
      <w:r w:rsidR="003F1596">
        <w:t xml:space="preserve"> based on this concept will</w:t>
      </w:r>
      <w:r>
        <w:t xml:space="preserve"> includes all four features used as variables in the Modified Taylor Rule and adds a </w:t>
      </w:r>
      <w:proofErr w:type="spellStart"/>
      <w:r>
        <w:t>boolean</w:t>
      </w:r>
      <w:proofErr w:type="spellEnd"/>
      <w:r>
        <w:t xml:space="preserve"> variable for an economic downturn or recession.</w:t>
      </w:r>
    </w:p>
    <w:p w14:paraId="07C35BC9" w14:textId="6A15FE5E" w:rsidR="008542B4" w:rsidRDefault="00F13507" w:rsidP="008542B4">
      <w:pPr>
        <w:pStyle w:val="ListParagraph"/>
        <w:numPr>
          <w:ilvl w:val="0"/>
          <w:numId w:val="6"/>
        </w:numPr>
      </w:pPr>
      <w:r>
        <w:t xml:space="preserve">Federal Funds Effective Rate </w:t>
      </w:r>
      <w:r w:rsidR="008542B4">
        <w:t>Previous Period</w:t>
      </w:r>
    </w:p>
    <w:p w14:paraId="6CA4E2B1" w14:textId="77777777" w:rsidR="008542B4" w:rsidRDefault="008542B4" w:rsidP="008542B4">
      <w:pPr>
        <w:pStyle w:val="ListParagraph"/>
        <w:numPr>
          <w:ilvl w:val="0"/>
          <w:numId w:val="6"/>
        </w:numPr>
      </w:pPr>
      <w:r>
        <w:t>Inflation Gap</w:t>
      </w:r>
    </w:p>
    <w:p w14:paraId="0C9994BE" w14:textId="77777777" w:rsidR="008542B4" w:rsidRDefault="008542B4" w:rsidP="008542B4">
      <w:pPr>
        <w:pStyle w:val="ListParagraph"/>
        <w:numPr>
          <w:ilvl w:val="0"/>
          <w:numId w:val="6"/>
        </w:numPr>
      </w:pPr>
      <w:r>
        <w:t>Unemployment Gap</w:t>
      </w:r>
    </w:p>
    <w:p w14:paraId="7AEBFAD6" w14:textId="77777777" w:rsidR="008542B4" w:rsidRDefault="008542B4" w:rsidP="008542B4">
      <w:pPr>
        <w:pStyle w:val="ListParagraph"/>
        <w:numPr>
          <w:ilvl w:val="0"/>
          <w:numId w:val="6"/>
        </w:numPr>
      </w:pPr>
      <w:r>
        <w:t>Real Interest Rate</w:t>
      </w:r>
    </w:p>
    <w:p w14:paraId="70CEB415" w14:textId="5A635207" w:rsidR="008542B4" w:rsidRDefault="008542B4" w:rsidP="008542B4">
      <w:pPr>
        <w:pStyle w:val="ListParagraph"/>
        <w:numPr>
          <w:ilvl w:val="0"/>
          <w:numId w:val="6"/>
        </w:numPr>
      </w:pPr>
      <w:r>
        <w:t>Recession Flag</w:t>
      </w:r>
    </w:p>
    <w:p w14:paraId="67D2052A" w14:textId="76FCB19B" w:rsidR="008542B4" w:rsidRDefault="008542B4" w:rsidP="008542B4">
      <w:r>
        <w:t>The relative model performance for in sample and out of sample data is presented in the table below. The OLS Linear Regression model and the Lasso Linear Regression was the only models that outperformed the Naïve model.</w:t>
      </w:r>
    </w:p>
    <w:p w14:paraId="19DF97CB" w14:textId="55323295" w:rsidR="008542B4" w:rsidRDefault="008542B4" w:rsidP="008542B4">
      <w:r w:rsidRPr="008542B4">
        <w:rPr>
          <w:noProof/>
        </w:rPr>
        <w:drawing>
          <wp:inline distT="0" distB="0" distL="0" distR="0" wp14:anchorId="01CB513A" wp14:editId="16A6BAAD">
            <wp:extent cx="2446867" cy="3580342"/>
            <wp:effectExtent l="0" t="0" r="4445" b="1270"/>
            <wp:docPr id="1888400109" name="Picture 1" descr="A table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400109" name="Picture 1" descr="A table of numbers and letters&#10;&#10;Description automatically generated"/>
                    <pic:cNvPicPr/>
                  </pic:nvPicPr>
                  <pic:blipFill>
                    <a:blip r:embed="rId48"/>
                    <a:stretch>
                      <a:fillRect/>
                    </a:stretch>
                  </pic:blipFill>
                  <pic:spPr>
                    <a:xfrm>
                      <a:off x="0" y="0"/>
                      <a:ext cx="2457560" cy="3595988"/>
                    </a:xfrm>
                    <a:prstGeom prst="rect">
                      <a:avLst/>
                    </a:prstGeom>
                  </pic:spPr>
                </pic:pic>
              </a:graphicData>
            </a:graphic>
          </wp:inline>
        </w:drawing>
      </w:r>
    </w:p>
    <w:p w14:paraId="602D9307" w14:textId="77777777" w:rsidR="008542B4" w:rsidRDefault="008542B4" w:rsidP="008542B4"/>
    <w:p w14:paraId="232E6410" w14:textId="77777777" w:rsidR="008542B4" w:rsidRDefault="008542B4" w:rsidP="008542B4">
      <w:pPr>
        <w:pStyle w:val="Heading3"/>
      </w:pPr>
      <w:bookmarkStart w:id="251" w:name="_Toc151923281"/>
      <w:r>
        <w:lastRenderedPageBreak/>
        <w:t>OLS Regression Model</w:t>
      </w:r>
      <w:bookmarkEnd w:id="251"/>
    </w:p>
    <w:p w14:paraId="45C17887" w14:textId="34BDCCD6" w:rsidR="008542B4" w:rsidRDefault="008542B4" w:rsidP="008542B4">
      <w:r>
        <w:t xml:space="preserve">The model summary shows a Adj-R2 of 0.935 however the coefficients associated with the Real Interest Rate predictor variables is not statistically significant. The coefficient p-values for the Real Interest Rate </w:t>
      </w:r>
      <w:proofErr w:type="gramStart"/>
      <w:r>
        <w:t>is</w:t>
      </w:r>
      <w:proofErr w:type="gramEnd"/>
      <w:r>
        <w:t xml:space="preserve"> above the 0.05 significance level. </w:t>
      </w:r>
    </w:p>
    <w:p w14:paraId="57A9829B" w14:textId="058FE3F1" w:rsidR="008542B4" w:rsidRDefault="008542B4" w:rsidP="008542B4">
      <w:r w:rsidRPr="008542B4">
        <w:rPr>
          <w:noProof/>
        </w:rPr>
        <w:drawing>
          <wp:inline distT="0" distB="0" distL="0" distR="0" wp14:anchorId="7C28495F" wp14:editId="69A6A399">
            <wp:extent cx="3793067" cy="3604981"/>
            <wp:effectExtent l="0" t="0" r="4445" b="1905"/>
            <wp:docPr id="2077363060"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363060" name="Picture 1" descr="A screenshot of a data&#10;&#10;Description automatically generated"/>
                    <pic:cNvPicPr/>
                  </pic:nvPicPr>
                  <pic:blipFill>
                    <a:blip r:embed="rId49"/>
                    <a:stretch>
                      <a:fillRect/>
                    </a:stretch>
                  </pic:blipFill>
                  <pic:spPr>
                    <a:xfrm>
                      <a:off x="0" y="0"/>
                      <a:ext cx="3807007" cy="3618230"/>
                    </a:xfrm>
                    <a:prstGeom prst="rect">
                      <a:avLst/>
                    </a:prstGeom>
                  </pic:spPr>
                </pic:pic>
              </a:graphicData>
            </a:graphic>
          </wp:inline>
        </w:drawing>
      </w:r>
    </w:p>
    <w:p w14:paraId="4B1CA39F" w14:textId="118057D9" w:rsidR="008542B4" w:rsidRDefault="006812E0" w:rsidP="008542B4">
      <w:r>
        <w:t xml:space="preserve">By dropping the Real Interest Rate predictor variable from the OLS Linear Model. The fitted model will include all statistically significant coefficients however the Adj-R2 will drop below the threshold set by the Naïve model. </w:t>
      </w:r>
    </w:p>
    <w:p w14:paraId="37AD45EC" w14:textId="6F865B51" w:rsidR="006812E0" w:rsidRDefault="006812E0" w:rsidP="008542B4">
      <w:r w:rsidRPr="006812E0">
        <w:rPr>
          <w:noProof/>
        </w:rPr>
        <w:drawing>
          <wp:inline distT="0" distB="0" distL="0" distR="0" wp14:anchorId="106A25E5" wp14:editId="109D7D7D">
            <wp:extent cx="2667000" cy="744279"/>
            <wp:effectExtent l="0" t="0" r="0" b="5080"/>
            <wp:docPr id="6040981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98127" name="Picture 1" descr="A screenshot of a computer&#10;&#10;Description automatically generated"/>
                    <pic:cNvPicPr/>
                  </pic:nvPicPr>
                  <pic:blipFill>
                    <a:blip r:embed="rId50"/>
                    <a:stretch>
                      <a:fillRect/>
                    </a:stretch>
                  </pic:blipFill>
                  <pic:spPr>
                    <a:xfrm>
                      <a:off x="0" y="0"/>
                      <a:ext cx="2748219" cy="766945"/>
                    </a:xfrm>
                    <a:prstGeom prst="rect">
                      <a:avLst/>
                    </a:prstGeom>
                  </pic:spPr>
                </pic:pic>
              </a:graphicData>
            </a:graphic>
          </wp:inline>
        </w:drawing>
      </w:r>
    </w:p>
    <w:p w14:paraId="4D18B6B3" w14:textId="77777777" w:rsidR="006812E0" w:rsidRDefault="006812E0" w:rsidP="006812E0">
      <w:pPr>
        <w:pStyle w:val="Heading3"/>
      </w:pPr>
      <w:bookmarkStart w:id="252" w:name="_Toc151923282"/>
      <w:r>
        <w:t>Lasso Regression Model</w:t>
      </w:r>
      <w:bookmarkEnd w:id="252"/>
    </w:p>
    <w:p w14:paraId="4825E265" w14:textId="77777777" w:rsidR="006812E0" w:rsidRDefault="006812E0" w:rsidP="006812E0">
      <w:r>
        <w:t>The following section explores the assumptions behind the Lasso Regression Model.</w:t>
      </w:r>
    </w:p>
    <w:p w14:paraId="706B0FB6" w14:textId="77777777" w:rsidR="006812E0" w:rsidRDefault="006812E0" w:rsidP="006812E0"/>
    <w:p w14:paraId="56469CD9" w14:textId="77777777" w:rsidR="006812E0" w:rsidRDefault="006812E0" w:rsidP="006812E0">
      <w:pPr>
        <w:pStyle w:val="ListParagraph"/>
        <w:numPr>
          <w:ilvl w:val="0"/>
          <w:numId w:val="14"/>
        </w:numPr>
      </w:pPr>
      <w:r>
        <w:lastRenderedPageBreak/>
        <w:t xml:space="preserve">Linearity – For this model the linear relationship between the predictor variables and response variables holds. As can be seen in the graph below </w:t>
      </w:r>
      <w:proofErr w:type="gramStart"/>
      <w:r>
        <w:t>that plots</w:t>
      </w:r>
      <w:proofErr w:type="gramEnd"/>
      <w:r>
        <w:t xml:space="preserve"> predicted values vs target values, the values fall along a diagonal line indicating a linear relationship. </w:t>
      </w:r>
    </w:p>
    <w:p w14:paraId="6DFC01AD" w14:textId="4C01BD73" w:rsidR="006812E0" w:rsidRDefault="008A6CEA" w:rsidP="006812E0">
      <w:r>
        <w:rPr>
          <w:noProof/>
        </w:rPr>
        <w:drawing>
          <wp:inline distT="0" distB="0" distL="0" distR="0" wp14:anchorId="40716B38" wp14:editId="640C6EC1">
            <wp:extent cx="3700145" cy="2853055"/>
            <wp:effectExtent l="0" t="0" r="0" b="4445"/>
            <wp:docPr id="1293210228" name="Picture 60" descr="A graph with a red lin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210228" name="Picture 60" descr="A graph with a red line and blue dots&#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00145" cy="2853055"/>
                    </a:xfrm>
                    <a:prstGeom prst="rect">
                      <a:avLst/>
                    </a:prstGeom>
                    <a:noFill/>
                    <a:ln>
                      <a:noFill/>
                    </a:ln>
                  </pic:spPr>
                </pic:pic>
              </a:graphicData>
            </a:graphic>
          </wp:inline>
        </w:drawing>
      </w:r>
    </w:p>
    <w:p w14:paraId="77D949AC" w14:textId="77777777" w:rsidR="006812E0" w:rsidRDefault="006812E0" w:rsidP="006812E0"/>
    <w:p w14:paraId="65EC470A" w14:textId="77777777" w:rsidR="006812E0" w:rsidRDefault="006812E0" w:rsidP="006812E0">
      <w:pPr>
        <w:pStyle w:val="ListParagraph"/>
        <w:numPr>
          <w:ilvl w:val="0"/>
          <w:numId w:val="14"/>
        </w:numPr>
      </w:pPr>
      <w:r>
        <w:t xml:space="preserve">Homoscedasticity – The constant variance of residuals across the predicted values does not holds for this model. As can be observed in the scatterplot below there is a slight pattern increasing trend in the relationship between residuals and predicted values. </w:t>
      </w:r>
    </w:p>
    <w:p w14:paraId="346E38B4" w14:textId="257A7115" w:rsidR="006812E0" w:rsidRDefault="008A6CEA" w:rsidP="006812E0">
      <w:r>
        <w:rPr>
          <w:noProof/>
        </w:rPr>
        <w:drawing>
          <wp:inline distT="0" distB="0" distL="0" distR="0" wp14:anchorId="794CB47A" wp14:editId="43E78F8A">
            <wp:extent cx="3623945" cy="2853055"/>
            <wp:effectExtent l="0" t="0" r="0" b="4445"/>
            <wp:docPr id="501806076" name="Picture 61" descr="A graph with blue dots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06076" name="Picture 61" descr="A graph with blue dots and red line&#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23945" cy="2853055"/>
                    </a:xfrm>
                    <a:prstGeom prst="rect">
                      <a:avLst/>
                    </a:prstGeom>
                    <a:noFill/>
                    <a:ln>
                      <a:noFill/>
                    </a:ln>
                  </pic:spPr>
                </pic:pic>
              </a:graphicData>
            </a:graphic>
          </wp:inline>
        </w:drawing>
      </w:r>
    </w:p>
    <w:p w14:paraId="038224B7" w14:textId="77777777" w:rsidR="006812E0" w:rsidRDefault="006812E0" w:rsidP="006812E0"/>
    <w:p w14:paraId="32C7335C" w14:textId="315D462D" w:rsidR="006812E0" w:rsidRDefault="006812E0" w:rsidP="006812E0">
      <w:pPr>
        <w:pStyle w:val="ListParagraph"/>
        <w:numPr>
          <w:ilvl w:val="0"/>
          <w:numId w:val="14"/>
        </w:numPr>
      </w:pPr>
      <w:r>
        <w:t>Independence of Residuals – The Durbin-Watson Test statistic of 1.</w:t>
      </w:r>
      <w:r w:rsidR="005456B3">
        <w:t>7</w:t>
      </w:r>
      <w:r w:rsidR="008A6CEA">
        <w:t>195</w:t>
      </w:r>
      <w:r>
        <w:t xml:space="preserve"> is close to 2</w:t>
      </w:r>
      <w:r w:rsidR="005456B3" w:rsidRPr="005456B3">
        <w:t xml:space="preserve"> </w:t>
      </w:r>
      <w:r w:rsidR="005456B3">
        <w:t>indicating minimal autocorrelation in the model residuals</w:t>
      </w:r>
      <w:r>
        <w:t xml:space="preserve">. </w:t>
      </w:r>
      <w:r w:rsidR="005456B3">
        <w:t xml:space="preserve">The </w:t>
      </w:r>
      <w:r w:rsidR="005456B3" w:rsidRPr="00ED74E2">
        <w:t xml:space="preserve">Autocorrelation Function (ACF) </w:t>
      </w:r>
      <w:r w:rsidR="005456B3">
        <w:t>chart indicates potential statistically significant autocorrelation lags.</w:t>
      </w:r>
    </w:p>
    <w:p w14:paraId="602FEA1C" w14:textId="1A8241D6" w:rsidR="006812E0" w:rsidRDefault="008A6CEA" w:rsidP="006812E0">
      <w:r>
        <w:rPr>
          <w:noProof/>
        </w:rPr>
        <w:drawing>
          <wp:inline distT="0" distB="0" distL="0" distR="0" wp14:anchorId="5E3C059F" wp14:editId="7B3F52F7">
            <wp:extent cx="3547745" cy="2717800"/>
            <wp:effectExtent l="0" t="0" r="0" b="0"/>
            <wp:docPr id="1354207247" name="Picture 62" descr="A graph with blue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07247" name="Picture 62" descr="A graph with blue dots and lines&#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47745" cy="2717800"/>
                    </a:xfrm>
                    <a:prstGeom prst="rect">
                      <a:avLst/>
                    </a:prstGeom>
                    <a:noFill/>
                    <a:ln>
                      <a:noFill/>
                    </a:ln>
                  </pic:spPr>
                </pic:pic>
              </a:graphicData>
            </a:graphic>
          </wp:inline>
        </w:drawing>
      </w:r>
    </w:p>
    <w:p w14:paraId="29D8ABF8" w14:textId="2EDA0E6E" w:rsidR="008A6CEA" w:rsidRDefault="006812E0" w:rsidP="008A6CEA">
      <w:pPr>
        <w:pStyle w:val="ListParagraph"/>
        <w:numPr>
          <w:ilvl w:val="0"/>
          <w:numId w:val="14"/>
        </w:numPr>
      </w:pPr>
      <w:r>
        <w:t xml:space="preserve">Multicollinearity – The regularization process in the Lasso model addresses multicollinearity. The coefficients for the Real Interest Rate while not 0 </w:t>
      </w:r>
      <w:r w:rsidR="008A6CEA">
        <w:t>was shrunk to 0.0380</w:t>
      </w:r>
      <w:r>
        <w:t>.</w:t>
      </w:r>
    </w:p>
    <w:p w14:paraId="3CC92FAE" w14:textId="090A81ED" w:rsidR="008A6CEA" w:rsidRDefault="008A6CEA" w:rsidP="008A6CEA">
      <w:r>
        <w:rPr>
          <w:noProof/>
        </w:rPr>
        <w:drawing>
          <wp:inline distT="0" distB="0" distL="0" distR="0" wp14:anchorId="16E79DC9" wp14:editId="61B778FC">
            <wp:extent cx="5486400" cy="3097530"/>
            <wp:effectExtent l="0" t="0" r="0" b="1270"/>
            <wp:docPr id="2070393302" name="Picture 59"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93302" name="Picture 59" descr="A graph with blue square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097530"/>
                    </a:xfrm>
                    <a:prstGeom prst="rect">
                      <a:avLst/>
                    </a:prstGeom>
                    <a:noFill/>
                    <a:ln>
                      <a:noFill/>
                    </a:ln>
                  </pic:spPr>
                </pic:pic>
              </a:graphicData>
            </a:graphic>
          </wp:inline>
        </w:drawing>
      </w:r>
    </w:p>
    <w:p w14:paraId="2303649D" w14:textId="77777777" w:rsidR="008542B4" w:rsidRPr="008542B4" w:rsidRDefault="008542B4" w:rsidP="008542B4"/>
    <w:p w14:paraId="4061670C" w14:textId="7DE475CE" w:rsidR="00FB3171" w:rsidRDefault="00B50E50" w:rsidP="0085213E">
      <w:pPr>
        <w:pStyle w:val="Heading2"/>
      </w:pPr>
      <w:bookmarkStart w:id="253" w:name="_Toc151923283"/>
      <w:r>
        <w:t>Concept</w:t>
      </w:r>
      <w:r w:rsidR="0085213E">
        <w:t xml:space="preserve"> </w:t>
      </w:r>
      <w:r w:rsidR="0044276C">
        <w:t>4</w:t>
      </w:r>
      <w:r w:rsidR="0085213E">
        <w:t>: Simplified Model</w:t>
      </w:r>
      <w:bookmarkEnd w:id="253"/>
    </w:p>
    <w:p w14:paraId="64B35AC6" w14:textId="5806573D" w:rsidR="0085213E" w:rsidRDefault="0085213E" w:rsidP="0085213E">
      <w:r>
        <w:t xml:space="preserve">The </w:t>
      </w:r>
      <w:r w:rsidR="003F1596">
        <w:t>concept</w:t>
      </w:r>
      <w:r>
        <w:t xml:space="preserve"> is a simplified model that includes the minimal features needed to create an effective model while limiting the VIF. The minimal features for this model include:</w:t>
      </w:r>
    </w:p>
    <w:p w14:paraId="4FAE5284" w14:textId="7DB5EE47" w:rsidR="0085213E" w:rsidRDefault="00F13507" w:rsidP="0085213E">
      <w:pPr>
        <w:pStyle w:val="ListParagraph"/>
        <w:numPr>
          <w:ilvl w:val="0"/>
          <w:numId w:val="6"/>
        </w:numPr>
      </w:pPr>
      <w:r>
        <w:t xml:space="preserve">Federal Funds Effective Rate </w:t>
      </w:r>
      <w:r w:rsidR="0085213E">
        <w:t>Previous Period</w:t>
      </w:r>
    </w:p>
    <w:p w14:paraId="6DA08411" w14:textId="77777777" w:rsidR="0085213E" w:rsidRDefault="0085213E" w:rsidP="0085213E">
      <w:pPr>
        <w:pStyle w:val="ListParagraph"/>
        <w:numPr>
          <w:ilvl w:val="0"/>
          <w:numId w:val="6"/>
        </w:numPr>
      </w:pPr>
      <w:r>
        <w:t>Inflation Gap</w:t>
      </w:r>
    </w:p>
    <w:p w14:paraId="40E51ECB" w14:textId="2150EECD" w:rsidR="0085213E" w:rsidRDefault="0085213E" w:rsidP="001F116C">
      <w:pPr>
        <w:pStyle w:val="ListParagraph"/>
        <w:numPr>
          <w:ilvl w:val="0"/>
          <w:numId w:val="6"/>
        </w:numPr>
      </w:pPr>
      <w:r>
        <w:t>Unemployment Gap</w:t>
      </w:r>
    </w:p>
    <w:p w14:paraId="65BB1D37" w14:textId="255145C7" w:rsidR="001F116C" w:rsidRDefault="00D66007" w:rsidP="001F116C">
      <w:r>
        <w:t xml:space="preserve">For this combination of predictive variables none of the tested models performed better than the Naïve model on the test data. </w:t>
      </w:r>
    </w:p>
    <w:p w14:paraId="1091CEC3" w14:textId="3230D4F3" w:rsidR="000C557C" w:rsidRDefault="00D66007" w:rsidP="00D66007">
      <w:r w:rsidRPr="00D66007">
        <w:rPr>
          <w:noProof/>
        </w:rPr>
        <w:drawing>
          <wp:inline distT="0" distB="0" distL="0" distR="0" wp14:anchorId="776EA690" wp14:editId="3EF52E37">
            <wp:extent cx="2963333" cy="4445000"/>
            <wp:effectExtent l="0" t="0" r="0" b="0"/>
            <wp:docPr id="1252976208" name="Picture 1" descr="A screenshot of a table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976208" name="Picture 1" descr="A screenshot of a table with numbers&#10;&#10;Description automatically generated"/>
                    <pic:cNvPicPr/>
                  </pic:nvPicPr>
                  <pic:blipFill>
                    <a:blip r:embed="rId54"/>
                    <a:stretch>
                      <a:fillRect/>
                    </a:stretch>
                  </pic:blipFill>
                  <pic:spPr>
                    <a:xfrm>
                      <a:off x="0" y="0"/>
                      <a:ext cx="2973050" cy="4459576"/>
                    </a:xfrm>
                    <a:prstGeom prst="rect">
                      <a:avLst/>
                    </a:prstGeom>
                  </pic:spPr>
                </pic:pic>
              </a:graphicData>
            </a:graphic>
          </wp:inline>
        </w:drawing>
      </w:r>
    </w:p>
    <w:p w14:paraId="5F15255A" w14:textId="77777777" w:rsidR="000C557C" w:rsidRDefault="000C557C" w:rsidP="000C557C">
      <w:pPr>
        <w:pStyle w:val="ListParagraph"/>
      </w:pPr>
    </w:p>
    <w:p w14:paraId="527DD14E" w14:textId="13F8F309" w:rsidR="00C03BD0" w:rsidRPr="00170179" w:rsidRDefault="00C03BD0" w:rsidP="00170179"/>
    <w:p w14:paraId="031C4FF9" w14:textId="05E26F03" w:rsidR="00E87A51" w:rsidRDefault="00403CA9">
      <w:pPr>
        <w:pStyle w:val="Heading1"/>
      </w:pPr>
      <w:bookmarkStart w:id="254" w:name="_Toc151923284"/>
      <w:r>
        <w:lastRenderedPageBreak/>
        <w:t>References</w:t>
      </w:r>
      <w:bookmarkEnd w:id="254"/>
    </w:p>
    <w:sdt>
      <w:sdtPr>
        <w:id w:val="111145805"/>
        <w:bibliography/>
      </w:sdtPr>
      <w:sdtContent>
        <w:p w14:paraId="5CEB9FE1" w14:textId="77777777" w:rsidR="003F1596" w:rsidRDefault="00E87A51" w:rsidP="003F1596">
          <w:pPr>
            <w:pStyle w:val="Bibliography"/>
            <w:ind w:left="720" w:hanging="720"/>
            <w:rPr>
              <w:noProof/>
            </w:rPr>
          </w:pPr>
          <w:r>
            <w:fldChar w:fldCharType="begin"/>
          </w:r>
          <w:r>
            <w:instrText xml:space="preserve"> BIBLIOGRAPHY </w:instrText>
          </w:r>
          <w:r>
            <w:fldChar w:fldCharType="separate"/>
          </w:r>
          <w:r w:rsidR="003F1596">
            <w:rPr>
              <w:noProof/>
            </w:rPr>
            <w:t xml:space="preserve">Bernanke, B. (2004, May 20). </w:t>
          </w:r>
          <w:r w:rsidR="003F1596">
            <w:rPr>
              <w:i/>
              <w:iCs/>
              <w:noProof/>
            </w:rPr>
            <w:t>Remarks by Governor Ben S. Bernanke</w:t>
          </w:r>
          <w:r w:rsidR="003F1596">
            <w:rPr>
              <w:noProof/>
            </w:rPr>
            <w:t>. Retrieved from Federal Reserve: https://www.federalreserve.gov/boarddocs/speeches/2004/200405202/default.htm</w:t>
          </w:r>
        </w:p>
        <w:p w14:paraId="566152A1" w14:textId="77777777" w:rsidR="003F1596" w:rsidRDefault="003F1596" w:rsidP="003F1596">
          <w:pPr>
            <w:pStyle w:val="Bibliography"/>
            <w:ind w:left="720" w:hanging="720"/>
            <w:rPr>
              <w:noProof/>
            </w:rPr>
          </w:pPr>
          <w:r>
            <w:rPr>
              <w:noProof/>
            </w:rPr>
            <w:t>Board of Governors of the Federal Reserve System (US). (2023). Federal Funds Effective Rate (FEDFUNDS).</w:t>
          </w:r>
        </w:p>
        <w:p w14:paraId="6EABC6CC" w14:textId="77777777" w:rsidR="003F1596" w:rsidRDefault="003F1596" w:rsidP="003F1596">
          <w:pPr>
            <w:pStyle w:val="Bibliography"/>
            <w:ind w:left="720" w:hanging="720"/>
            <w:rPr>
              <w:noProof/>
            </w:rPr>
          </w:pPr>
          <w:r>
            <w:rPr>
              <w:noProof/>
            </w:rPr>
            <w:t xml:space="preserve">Board Of Governors Of The Federal Reserve System. (2020, August 27). </w:t>
          </w:r>
          <w:r>
            <w:rPr>
              <w:i/>
              <w:iCs/>
              <w:noProof/>
            </w:rPr>
            <w:t>How does the Federal Reserve affect inflation and employment?</w:t>
          </w:r>
          <w:r>
            <w:rPr>
              <w:noProof/>
            </w:rPr>
            <w:t xml:space="preserve"> (B. O. System, Producer) Retrieved from Federal Reserve: https://www.federalreserve.gov/faqs/money_12856.htm</w:t>
          </w:r>
        </w:p>
        <w:p w14:paraId="4EF677EB" w14:textId="77777777" w:rsidR="003F1596" w:rsidRDefault="003F1596" w:rsidP="003F1596">
          <w:pPr>
            <w:pStyle w:val="Bibliography"/>
            <w:ind w:left="720" w:hanging="720"/>
            <w:rPr>
              <w:noProof/>
            </w:rPr>
          </w:pPr>
          <w:r>
            <w:rPr>
              <w:noProof/>
            </w:rPr>
            <w:t xml:space="preserve">Castelnuovo, E. (2003, May). Describing the Fed's conduct with simple Taylor rules: is interest rate smoothing important? </w:t>
          </w:r>
          <w:r>
            <w:rPr>
              <w:i/>
              <w:iCs/>
              <w:noProof/>
            </w:rPr>
            <w:t>Europena Central Bank Working Paper Series</w:t>
          </w:r>
          <w:r>
            <w:rPr>
              <w:noProof/>
            </w:rPr>
            <w:t>(232), p. 12.</w:t>
          </w:r>
        </w:p>
        <w:p w14:paraId="60635D4B" w14:textId="77777777" w:rsidR="003F1596" w:rsidRDefault="003F1596" w:rsidP="003F1596">
          <w:pPr>
            <w:pStyle w:val="Bibliography"/>
            <w:ind w:left="720" w:hanging="720"/>
            <w:rPr>
              <w:noProof/>
            </w:rPr>
          </w:pPr>
          <w:r>
            <w:rPr>
              <w:noProof/>
            </w:rPr>
            <w:t xml:space="preserve">Cohen, I. K., Ferretti, F., &amp; McIntosh, B. (2014, November 19). Decomposing the misery index: A dynamic approach. </w:t>
          </w:r>
          <w:r>
            <w:rPr>
              <w:i/>
              <w:iCs/>
              <w:noProof/>
            </w:rPr>
            <w:t>Cogent Economics &amp; Finance, 2</w:t>
          </w:r>
          <w:r>
            <w:rPr>
              <w:noProof/>
            </w:rPr>
            <w:t>(1).</w:t>
          </w:r>
        </w:p>
        <w:p w14:paraId="5EFEE7CD" w14:textId="77777777" w:rsidR="003F1596" w:rsidRDefault="003F1596" w:rsidP="003F1596">
          <w:pPr>
            <w:pStyle w:val="Bibliography"/>
            <w:ind w:left="720" w:hanging="720"/>
            <w:rPr>
              <w:noProof/>
            </w:rPr>
          </w:pPr>
          <w:r>
            <w:rPr>
              <w:noProof/>
            </w:rPr>
            <w:t>Federal Open Market Committee. (2012). Minutes of the Federal Open Market Committee, January 24-25, 2012. Washington, D.C: Federal Reserve.</w:t>
          </w:r>
        </w:p>
        <w:p w14:paraId="740F9057" w14:textId="77777777" w:rsidR="003F1596" w:rsidRDefault="003F1596" w:rsidP="003F1596">
          <w:pPr>
            <w:pStyle w:val="Bibliography"/>
            <w:ind w:left="720" w:hanging="720"/>
            <w:rPr>
              <w:noProof/>
            </w:rPr>
          </w:pPr>
          <w:r>
            <w:rPr>
              <w:noProof/>
            </w:rPr>
            <w:t xml:space="preserve">Federal Reserve. (2023, 9 13). </w:t>
          </w:r>
          <w:r>
            <w:rPr>
              <w:i/>
              <w:iCs/>
              <w:noProof/>
            </w:rPr>
            <w:t>Board of Governors Members, 1914 - Present</w:t>
          </w:r>
          <w:r>
            <w:rPr>
              <w:noProof/>
            </w:rPr>
            <w:t>. Retrieved from Federal Reserve.gov: https://www.federalreserve.gov/aboutthefed/bios/board/boardmembership.htm</w:t>
          </w:r>
        </w:p>
        <w:p w14:paraId="142156E3" w14:textId="77777777" w:rsidR="003F1596" w:rsidRDefault="003F1596" w:rsidP="003F1596">
          <w:pPr>
            <w:pStyle w:val="Bibliography"/>
            <w:ind w:left="720" w:hanging="720"/>
            <w:rPr>
              <w:noProof/>
            </w:rPr>
          </w:pPr>
          <w:r>
            <w:rPr>
              <w:noProof/>
            </w:rPr>
            <w:t xml:space="preserve">Federal Reserve Bank of Atlanta. (2023, September 13). </w:t>
          </w:r>
          <w:r>
            <w:rPr>
              <w:i/>
              <w:iCs/>
              <w:noProof/>
            </w:rPr>
            <w:t>Sticky Price Consumer Price Index less Food and Energy (CORESTICKM157SFRBATL)</w:t>
          </w:r>
          <w:r>
            <w:rPr>
              <w:noProof/>
            </w:rPr>
            <w:t>. Retrieved from FRED Economic Data St. Louis FED: https://fred.stlouisfed.org/series/CORESTICKM157SFRBATL</w:t>
          </w:r>
        </w:p>
        <w:p w14:paraId="5E0F10EA" w14:textId="77777777" w:rsidR="003F1596" w:rsidRDefault="003F1596" w:rsidP="003F1596">
          <w:pPr>
            <w:pStyle w:val="Bibliography"/>
            <w:ind w:left="720" w:hanging="720"/>
            <w:rPr>
              <w:noProof/>
            </w:rPr>
          </w:pPr>
          <w:r>
            <w:rPr>
              <w:noProof/>
            </w:rPr>
            <w:t xml:space="preserve">Federal Reserve Bank of Cleveland. (2023, September 13). </w:t>
          </w:r>
          <w:r>
            <w:rPr>
              <w:i/>
              <w:iCs/>
              <w:noProof/>
            </w:rPr>
            <w:t>1-Month Real Interest Rate (REAINTRATREARAT1MO)</w:t>
          </w:r>
          <w:r>
            <w:rPr>
              <w:noProof/>
            </w:rPr>
            <w:t>. Retrieved from FRED Economic Data St. Louis FED: https://fred.stlouisfed.org/series/REAINTRATREARAT1MO</w:t>
          </w:r>
        </w:p>
        <w:p w14:paraId="0308C1AB" w14:textId="77777777" w:rsidR="003F1596" w:rsidRDefault="003F1596" w:rsidP="003F1596">
          <w:pPr>
            <w:pStyle w:val="Bibliography"/>
            <w:ind w:left="720" w:hanging="720"/>
            <w:rPr>
              <w:noProof/>
            </w:rPr>
          </w:pPr>
          <w:r>
            <w:rPr>
              <w:noProof/>
            </w:rPr>
            <w:lastRenderedPageBreak/>
            <w:t xml:space="preserve">Federal Reserve Bank of New York. (n.d.). </w:t>
          </w:r>
          <w:r>
            <w:rPr>
              <w:i/>
              <w:iCs/>
              <w:noProof/>
            </w:rPr>
            <w:t>Measuring the Natural Rate of Interest</w:t>
          </w:r>
          <w:r>
            <w:rPr>
              <w:noProof/>
            </w:rPr>
            <w:t>. Retrieved from www.newyorkfed.org: https://www.newyorkfed.org/research/policy/rstar</w:t>
          </w:r>
        </w:p>
        <w:p w14:paraId="01FA7CBD" w14:textId="77777777" w:rsidR="003F1596" w:rsidRDefault="003F1596" w:rsidP="003F1596">
          <w:pPr>
            <w:pStyle w:val="Bibliography"/>
            <w:ind w:left="720" w:hanging="720"/>
            <w:rPr>
              <w:noProof/>
            </w:rPr>
          </w:pPr>
          <w:r>
            <w:rPr>
              <w:noProof/>
            </w:rPr>
            <w:t xml:space="preserve">Ferguson, R., &amp; Lahiri, U. (2023, 06 15). </w:t>
          </w:r>
          <w:r>
            <w:rPr>
              <w:i/>
              <w:iCs/>
              <w:noProof/>
            </w:rPr>
            <w:t>The History and Future of the Federal Reserve’s 2 Percent Target Rate of Inflation</w:t>
          </w:r>
          <w:r>
            <w:rPr>
              <w:noProof/>
            </w:rPr>
            <w:t>. Retrieved from Council on Foreign Relations: https://www.cfr.org/blog/history-and-future-federal-reserves-2-percent-target-rate-inflation-0</w:t>
          </w:r>
        </w:p>
        <w:p w14:paraId="01901A4F" w14:textId="77777777" w:rsidR="003F1596" w:rsidRDefault="003F1596" w:rsidP="003F1596">
          <w:pPr>
            <w:pStyle w:val="Bibliography"/>
            <w:ind w:left="720" w:hanging="720"/>
            <w:rPr>
              <w:noProof/>
            </w:rPr>
          </w:pPr>
          <w:r>
            <w:rPr>
              <w:noProof/>
            </w:rPr>
            <w:t xml:space="preserve">Journal of Regulation. (2023). </w:t>
          </w:r>
          <w:r>
            <w:rPr>
              <w:i/>
              <w:iCs/>
              <w:noProof/>
            </w:rPr>
            <w:t>Federal Reserve System (FED) | United States of America | the Journal of Regulation</w:t>
          </w:r>
          <w:r>
            <w:rPr>
              <w:noProof/>
            </w:rPr>
            <w:t>. Retrieved from The Journal of Regulation: https://thejournalofregulation.com</w:t>
          </w:r>
        </w:p>
        <w:p w14:paraId="104E034B" w14:textId="77777777" w:rsidR="003F1596" w:rsidRDefault="003F1596" w:rsidP="003F1596">
          <w:pPr>
            <w:pStyle w:val="Bibliography"/>
            <w:ind w:left="720" w:hanging="720"/>
            <w:rPr>
              <w:noProof/>
            </w:rPr>
          </w:pPr>
          <w:r>
            <w:rPr>
              <w:noProof/>
            </w:rPr>
            <w:t xml:space="preserve">Kliesen, K. L. (2019, January 15). Is the Fed Following a ‘Modernized’ Version of the Taylor Rule? Part 1. </w:t>
          </w:r>
          <w:r>
            <w:rPr>
              <w:i/>
              <w:iCs/>
              <w:noProof/>
            </w:rPr>
            <w:t>ECONOMIC SYNOPSES, 2</w:t>
          </w:r>
          <w:r>
            <w:rPr>
              <w:noProof/>
            </w:rPr>
            <w:t>.</w:t>
          </w:r>
        </w:p>
        <w:p w14:paraId="1BE101BF" w14:textId="77777777" w:rsidR="003F1596" w:rsidRDefault="003F1596" w:rsidP="003F1596">
          <w:pPr>
            <w:pStyle w:val="Bibliography"/>
            <w:ind w:left="720" w:hanging="720"/>
            <w:rPr>
              <w:noProof/>
            </w:rPr>
          </w:pPr>
          <w:r>
            <w:rPr>
              <w:noProof/>
            </w:rPr>
            <w:t xml:space="preserve">Kliesen, K. L. (2019, January 125). Is the Fed Following a “Modernized” Version of the Taylor Rule? Part 2. </w:t>
          </w:r>
          <w:r>
            <w:rPr>
              <w:i/>
              <w:iCs/>
              <w:noProof/>
            </w:rPr>
            <w:t>Economic Synopses, 2</w:t>
          </w:r>
          <w:r>
            <w:rPr>
              <w:noProof/>
            </w:rPr>
            <w:t>.</w:t>
          </w:r>
        </w:p>
        <w:p w14:paraId="220CB5B6" w14:textId="77777777" w:rsidR="003F1596" w:rsidRDefault="003F1596" w:rsidP="003F1596">
          <w:pPr>
            <w:pStyle w:val="Bibliography"/>
            <w:ind w:left="720" w:hanging="720"/>
            <w:rPr>
              <w:noProof/>
            </w:rPr>
          </w:pPr>
          <w:r>
            <w:rPr>
              <w:noProof/>
            </w:rPr>
            <w:t>Lovell, M. C., &amp; Tien, P.-L. (1999, July). Economic Discomfort and Consumer Sentiment.</w:t>
          </w:r>
        </w:p>
        <w:p w14:paraId="5CA3B8DE" w14:textId="77777777" w:rsidR="003F1596" w:rsidRDefault="003F1596" w:rsidP="003F1596">
          <w:pPr>
            <w:pStyle w:val="Bibliography"/>
            <w:ind w:left="720" w:hanging="720"/>
            <w:rPr>
              <w:noProof/>
            </w:rPr>
          </w:pPr>
          <w:r>
            <w:rPr>
              <w:noProof/>
            </w:rPr>
            <w:t xml:space="preserve">Mankiw, G. N. (2010). </w:t>
          </w:r>
          <w:r>
            <w:rPr>
              <w:i/>
              <w:iCs/>
              <w:noProof/>
            </w:rPr>
            <w:t>Marcroeconomics.</w:t>
          </w:r>
          <w:r>
            <w:rPr>
              <w:noProof/>
            </w:rPr>
            <w:t xml:space="preserve"> New York, NY: Worth Publishers.</w:t>
          </w:r>
        </w:p>
        <w:p w14:paraId="0FF80DDE" w14:textId="77777777" w:rsidR="003F1596" w:rsidRDefault="003F1596" w:rsidP="003F1596">
          <w:pPr>
            <w:pStyle w:val="Bibliography"/>
            <w:ind w:left="720" w:hanging="720"/>
            <w:rPr>
              <w:noProof/>
            </w:rPr>
          </w:pPr>
          <w:r>
            <w:rPr>
              <w:i/>
              <w:iCs/>
              <w:noProof/>
            </w:rPr>
            <w:t>Measuring the Natural Rate of Interest</w:t>
          </w:r>
          <w:r>
            <w:rPr>
              <w:noProof/>
            </w:rPr>
            <w:t>. (2017). (Holston, Laubach, &amp; Williams, Producers) Retrieved from New York Fed.org: https://www.newyorkfed.org/research/policy/rstar</w:t>
          </w:r>
        </w:p>
        <w:p w14:paraId="3A38C2BC" w14:textId="77777777" w:rsidR="003F1596" w:rsidRDefault="003F1596" w:rsidP="003F1596">
          <w:pPr>
            <w:pStyle w:val="Bibliography"/>
            <w:ind w:left="720" w:hanging="720"/>
            <w:rPr>
              <w:noProof/>
            </w:rPr>
          </w:pPr>
          <w:r>
            <w:rPr>
              <w:i/>
              <w:iCs/>
              <w:noProof/>
            </w:rPr>
            <w:t>Policy Rules and How Policymakers Use Them</w:t>
          </w:r>
          <w:r>
            <w:rPr>
              <w:noProof/>
            </w:rPr>
            <w:t>. (2018, March 8). Retrieved from Federal Reserve: https://www.federalreserve.gov/monetarypolicy/policy-rules-and-how-policymakers-use-them.htm</w:t>
          </w:r>
        </w:p>
        <w:p w14:paraId="2E936BE8" w14:textId="77777777" w:rsidR="003F1596" w:rsidRDefault="003F1596" w:rsidP="003F1596">
          <w:pPr>
            <w:pStyle w:val="Bibliography"/>
            <w:ind w:left="720" w:hanging="720"/>
            <w:rPr>
              <w:noProof/>
            </w:rPr>
          </w:pPr>
          <w:r>
            <w:rPr>
              <w:noProof/>
            </w:rPr>
            <w:t xml:space="preserve">Poole, W. (1999, March / April). Monetary Policy Rules? </w:t>
          </w:r>
          <w:r>
            <w:rPr>
              <w:i/>
              <w:iCs/>
              <w:noProof/>
            </w:rPr>
            <w:t>Review</w:t>
          </w:r>
          <w:r>
            <w:rPr>
              <w:noProof/>
            </w:rPr>
            <w:t>.</w:t>
          </w:r>
        </w:p>
        <w:p w14:paraId="689F734D" w14:textId="77777777" w:rsidR="003F1596" w:rsidRDefault="003F1596" w:rsidP="003F1596">
          <w:pPr>
            <w:pStyle w:val="Bibliography"/>
            <w:ind w:left="720" w:hanging="720"/>
            <w:rPr>
              <w:noProof/>
            </w:rPr>
          </w:pPr>
          <w:r>
            <w:rPr>
              <w:noProof/>
            </w:rPr>
            <w:t xml:space="preserve">U.S. Bureau of Labor Statistics. (2023, September 1). </w:t>
          </w:r>
          <w:r>
            <w:rPr>
              <w:i/>
              <w:iCs/>
              <w:noProof/>
            </w:rPr>
            <w:t>Unemployment Rate (UNRATE)</w:t>
          </w:r>
          <w:r>
            <w:rPr>
              <w:noProof/>
            </w:rPr>
            <w:t>. Retrieved from FRED Economic Data St. Louis FED: https://fred.stlouisfed.org/series/UNRATE</w:t>
          </w:r>
        </w:p>
        <w:p w14:paraId="481750E0" w14:textId="77777777" w:rsidR="003F1596" w:rsidRDefault="003F1596" w:rsidP="003F1596">
          <w:pPr>
            <w:pStyle w:val="Bibliography"/>
            <w:ind w:left="720" w:hanging="720"/>
            <w:rPr>
              <w:noProof/>
            </w:rPr>
          </w:pPr>
          <w:r>
            <w:rPr>
              <w:noProof/>
            </w:rPr>
            <w:t xml:space="preserve">United States Congress. (1913). </w:t>
          </w:r>
          <w:r>
            <w:rPr>
              <w:i/>
              <w:iCs/>
              <w:noProof/>
            </w:rPr>
            <w:t>Federal Reserve Act : Public Law 63-43, 63d Congress, H.R. 7837: An Act to Provide for the Establishment of Federal Reserve Banks, to Furnish an Elastic Currency, to Afford Means of Rediscounting Commercial Paper, to Establish a More Effective Supervision.</w:t>
          </w:r>
          <w:r>
            <w:rPr>
              <w:noProof/>
            </w:rPr>
            <w:t xml:space="preserve"> Washington DC: United States. Congress.</w:t>
          </w:r>
        </w:p>
        <w:p w14:paraId="41867D89" w14:textId="77777777" w:rsidR="003F1596" w:rsidRDefault="003F1596" w:rsidP="003F1596">
          <w:pPr>
            <w:pStyle w:val="Bibliography"/>
            <w:ind w:left="720" w:hanging="720"/>
            <w:rPr>
              <w:noProof/>
            </w:rPr>
          </w:pPr>
          <w:r>
            <w:rPr>
              <w:noProof/>
            </w:rPr>
            <w:lastRenderedPageBreak/>
            <w:t xml:space="preserve">Wilson, L. (2019, October 9). A Dove to Hawk Ranking of the Martin to Yellen Federal Reserves. </w:t>
          </w:r>
          <w:r>
            <w:rPr>
              <w:i/>
              <w:iCs/>
              <w:noProof/>
            </w:rPr>
            <w:t>58</w:t>
          </w:r>
          <w:r>
            <w:rPr>
              <w:noProof/>
            </w:rPr>
            <w:t>, p. 13.</w:t>
          </w:r>
        </w:p>
        <w:p w14:paraId="7034B91A" w14:textId="0F6732D6" w:rsidR="00E87A51" w:rsidRDefault="00E87A51" w:rsidP="003F1596">
          <w:r>
            <w:rPr>
              <w:b/>
              <w:bCs/>
              <w:noProof/>
            </w:rPr>
            <w:fldChar w:fldCharType="end"/>
          </w:r>
        </w:p>
      </w:sdtContent>
    </w:sdt>
    <w:p w14:paraId="3ADCB92F" w14:textId="77777777" w:rsidR="007943FD" w:rsidRDefault="007943FD">
      <w:pPr>
        <w:rPr>
          <w:rFonts w:eastAsiaTheme="majorEastAsia" w:cstheme="majorBidi"/>
          <w:b/>
          <w:bCs/>
          <w:color w:val="3170A8" w:themeColor="accent1" w:themeShade="B5"/>
          <w:sz w:val="32"/>
          <w:szCs w:val="32"/>
        </w:rPr>
      </w:pPr>
      <w:r>
        <w:br w:type="page"/>
      </w:r>
    </w:p>
    <w:p w14:paraId="1969A29B" w14:textId="0FE0B717" w:rsidR="00EF48FD" w:rsidRDefault="00715C15" w:rsidP="00595268">
      <w:pPr>
        <w:pStyle w:val="Heading1"/>
      </w:pPr>
      <w:bookmarkStart w:id="255" w:name="_Toc151923285"/>
      <w:r>
        <w:lastRenderedPageBreak/>
        <w:t>Figures</w:t>
      </w:r>
      <w:bookmarkEnd w:id="255"/>
    </w:p>
    <w:bookmarkStart w:id="256" w:name="_heading=h.4wc135346450" w:colFirst="0" w:colLast="0"/>
    <w:bookmarkEnd w:id="256"/>
    <w:p w14:paraId="1B8FF433" w14:textId="427EFF9D" w:rsidR="003F1596" w:rsidRDefault="003D22A3">
      <w:pPr>
        <w:pStyle w:val="TableofFigures"/>
        <w:tabs>
          <w:tab w:val="right" w:leader="dot" w:pos="8630"/>
        </w:tabs>
        <w:rPr>
          <w:rFonts w:asciiTheme="minorHAnsi" w:eastAsiaTheme="minorEastAsia" w:hAnsiTheme="minorHAnsi" w:cstheme="minorBidi"/>
          <w:noProof/>
          <w:kern w:val="2"/>
          <w14:ligatures w14:val="standardContextual"/>
        </w:rPr>
      </w:pPr>
      <w:r>
        <w:fldChar w:fldCharType="begin"/>
      </w:r>
      <w:r>
        <w:instrText xml:space="preserve"> TOC \h \z \c "Figure" </w:instrText>
      </w:r>
      <w:r>
        <w:fldChar w:fldCharType="separate"/>
      </w:r>
      <w:hyperlink w:anchor="_Toc151923000" w:history="1">
        <w:r w:rsidR="003F1596" w:rsidRPr="00941991">
          <w:rPr>
            <w:rStyle w:val="Hyperlink"/>
            <w:noProof/>
          </w:rPr>
          <w:t>Figure 1: Economic Discomfort Index Formula</w:t>
        </w:r>
        <w:r w:rsidR="003F1596">
          <w:rPr>
            <w:noProof/>
            <w:webHidden/>
          </w:rPr>
          <w:tab/>
        </w:r>
        <w:r w:rsidR="003F1596">
          <w:rPr>
            <w:noProof/>
            <w:webHidden/>
          </w:rPr>
          <w:fldChar w:fldCharType="begin"/>
        </w:r>
        <w:r w:rsidR="003F1596">
          <w:rPr>
            <w:noProof/>
            <w:webHidden/>
          </w:rPr>
          <w:instrText xml:space="preserve"> PAGEREF _Toc151923000 \h </w:instrText>
        </w:r>
        <w:r w:rsidR="003F1596">
          <w:rPr>
            <w:noProof/>
            <w:webHidden/>
          </w:rPr>
        </w:r>
        <w:r w:rsidR="003F1596">
          <w:rPr>
            <w:noProof/>
            <w:webHidden/>
          </w:rPr>
          <w:fldChar w:fldCharType="separate"/>
        </w:r>
        <w:r w:rsidR="003F1596">
          <w:rPr>
            <w:noProof/>
            <w:webHidden/>
          </w:rPr>
          <w:t>6</w:t>
        </w:r>
        <w:r w:rsidR="003F1596">
          <w:rPr>
            <w:noProof/>
            <w:webHidden/>
          </w:rPr>
          <w:fldChar w:fldCharType="end"/>
        </w:r>
      </w:hyperlink>
    </w:p>
    <w:p w14:paraId="7C97FCC0" w14:textId="2D8F1E2B" w:rsidR="003F1596"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51923001" w:history="1">
        <w:r w:rsidR="003F1596" w:rsidRPr="00941991">
          <w:rPr>
            <w:rStyle w:val="Hyperlink"/>
            <w:noProof/>
          </w:rPr>
          <w:t>Figure 2: Economic Discomfort Index (EDI)</w:t>
        </w:r>
        <w:r w:rsidR="003F1596">
          <w:rPr>
            <w:noProof/>
            <w:webHidden/>
          </w:rPr>
          <w:tab/>
        </w:r>
        <w:r w:rsidR="003F1596">
          <w:rPr>
            <w:noProof/>
            <w:webHidden/>
          </w:rPr>
          <w:fldChar w:fldCharType="begin"/>
        </w:r>
        <w:r w:rsidR="003F1596">
          <w:rPr>
            <w:noProof/>
            <w:webHidden/>
          </w:rPr>
          <w:instrText xml:space="preserve"> PAGEREF _Toc151923001 \h </w:instrText>
        </w:r>
        <w:r w:rsidR="003F1596">
          <w:rPr>
            <w:noProof/>
            <w:webHidden/>
          </w:rPr>
        </w:r>
        <w:r w:rsidR="003F1596">
          <w:rPr>
            <w:noProof/>
            <w:webHidden/>
          </w:rPr>
          <w:fldChar w:fldCharType="separate"/>
        </w:r>
        <w:r w:rsidR="003F1596">
          <w:rPr>
            <w:noProof/>
            <w:webHidden/>
          </w:rPr>
          <w:t>6</w:t>
        </w:r>
        <w:r w:rsidR="003F1596">
          <w:rPr>
            <w:noProof/>
            <w:webHidden/>
          </w:rPr>
          <w:fldChar w:fldCharType="end"/>
        </w:r>
      </w:hyperlink>
    </w:p>
    <w:p w14:paraId="6DC842BD" w14:textId="4F42EB95" w:rsidR="003F1596"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51923002" w:history="1">
        <w:r w:rsidR="003F1596" w:rsidRPr="00941991">
          <w:rPr>
            <w:rStyle w:val="Hyperlink"/>
            <w:noProof/>
          </w:rPr>
          <w:t>Figure 3: Taylor Rule Formula</w:t>
        </w:r>
        <w:r w:rsidR="003F1596">
          <w:rPr>
            <w:noProof/>
            <w:webHidden/>
          </w:rPr>
          <w:tab/>
        </w:r>
        <w:r w:rsidR="003F1596">
          <w:rPr>
            <w:noProof/>
            <w:webHidden/>
          </w:rPr>
          <w:fldChar w:fldCharType="begin"/>
        </w:r>
        <w:r w:rsidR="003F1596">
          <w:rPr>
            <w:noProof/>
            <w:webHidden/>
          </w:rPr>
          <w:instrText xml:space="preserve"> PAGEREF _Toc151923002 \h </w:instrText>
        </w:r>
        <w:r w:rsidR="003F1596">
          <w:rPr>
            <w:noProof/>
            <w:webHidden/>
          </w:rPr>
        </w:r>
        <w:r w:rsidR="003F1596">
          <w:rPr>
            <w:noProof/>
            <w:webHidden/>
          </w:rPr>
          <w:fldChar w:fldCharType="separate"/>
        </w:r>
        <w:r w:rsidR="003F1596">
          <w:rPr>
            <w:noProof/>
            <w:webHidden/>
          </w:rPr>
          <w:t>7</w:t>
        </w:r>
        <w:r w:rsidR="003F1596">
          <w:rPr>
            <w:noProof/>
            <w:webHidden/>
          </w:rPr>
          <w:fldChar w:fldCharType="end"/>
        </w:r>
      </w:hyperlink>
    </w:p>
    <w:p w14:paraId="36B54991" w14:textId="400215DE" w:rsidR="003F1596"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51923003" w:history="1">
        <w:r w:rsidR="003F1596" w:rsidRPr="00941991">
          <w:rPr>
            <w:rStyle w:val="Hyperlink"/>
            <w:noProof/>
          </w:rPr>
          <w:t>Figure 4: Modified Taylor Rule</w:t>
        </w:r>
        <w:r w:rsidR="003F1596">
          <w:rPr>
            <w:noProof/>
            <w:webHidden/>
          </w:rPr>
          <w:tab/>
        </w:r>
        <w:r w:rsidR="003F1596">
          <w:rPr>
            <w:noProof/>
            <w:webHidden/>
          </w:rPr>
          <w:fldChar w:fldCharType="begin"/>
        </w:r>
        <w:r w:rsidR="003F1596">
          <w:rPr>
            <w:noProof/>
            <w:webHidden/>
          </w:rPr>
          <w:instrText xml:space="preserve"> PAGEREF _Toc151923003 \h </w:instrText>
        </w:r>
        <w:r w:rsidR="003F1596">
          <w:rPr>
            <w:noProof/>
            <w:webHidden/>
          </w:rPr>
        </w:r>
        <w:r w:rsidR="003F1596">
          <w:rPr>
            <w:noProof/>
            <w:webHidden/>
          </w:rPr>
          <w:fldChar w:fldCharType="separate"/>
        </w:r>
        <w:r w:rsidR="003F1596">
          <w:rPr>
            <w:noProof/>
            <w:webHidden/>
          </w:rPr>
          <w:t>8</w:t>
        </w:r>
        <w:r w:rsidR="003F1596">
          <w:rPr>
            <w:noProof/>
            <w:webHidden/>
          </w:rPr>
          <w:fldChar w:fldCharType="end"/>
        </w:r>
      </w:hyperlink>
    </w:p>
    <w:p w14:paraId="63D411B8" w14:textId="1B674D4C" w:rsidR="003F1596"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51923004" w:history="1">
        <w:r w:rsidR="003F1596" w:rsidRPr="00941991">
          <w:rPr>
            <w:rStyle w:val="Hyperlink"/>
            <w:noProof/>
          </w:rPr>
          <w:t>Figure 5: Federal Funds Effective Rate Timeseries</w:t>
        </w:r>
        <w:r w:rsidR="003F1596">
          <w:rPr>
            <w:noProof/>
            <w:webHidden/>
          </w:rPr>
          <w:tab/>
        </w:r>
        <w:r w:rsidR="003F1596">
          <w:rPr>
            <w:noProof/>
            <w:webHidden/>
          </w:rPr>
          <w:fldChar w:fldCharType="begin"/>
        </w:r>
        <w:r w:rsidR="003F1596">
          <w:rPr>
            <w:noProof/>
            <w:webHidden/>
          </w:rPr>
          <w:instrText xml:space="preserve"> PAGEREF _Toc151923004 \h </w:instrText>
        </w:r>
        <w:r w:rsidR="003F1596">
          <w:rPr>
            <w:noProof/>
            <w:webHidden/>
          </w:rPr>
        </w:r>
        <w:r w:rsidR="003F1596">
          <w:rPr>
            <w:noProof/>
            <w:webHidden/>
          </w:rPr>
          <w:fldChar w:fldCharType="separate"/>
        </w:r>
        <w:r w:rsidR="003F1596">
          <w:rPr>
            <w:noProof/>
            <w:webHidden/>
          </w:rPr>
          <w:t>11</w:t>
        </w:r>
        <w:r w:rsidR="003F1596">
          <w:rPr>
            <w:noProof/>
            <w:webHidden/>
          </w:rPr>
          <w:fldChar w:fldCharType="end"/>
        </w:r>
      </w:hyperlink>
    </w:p>
    <w:p w14:paraId="59B8BC13" w14:textId="201F7686" w:rsidR="003F1596"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51923005" w:history="1">
        <w:r w:rsidR="003F1596" w:rsidRPr="00941991">
          <w:rPr>
            <w:rStyle w:val="Hyperlink"/>
            <w:noProof/>
          </w:rPr>
          <w:t>Figure 6: Real Rate of Interest</w:t>
        </w:r>
        <w:r w:rsidR="003F1596">
          <w:rPr>
            <w:noProof/>
            <w:webHidden/>
          </w:rPr>
          <w:tab/>
        </w:r>
        <w:r w:rsidR="003F1596">
          <w:rPr>
            <w:noProof/>
            <w:webHidden/>
          </w:rPr>
          <w:fldChar w:fldCharType="begin"/>
        </w:r>
        <w:r w:rsidR="003F1596">
          <w:rPr>
            <w:noProof/>
            <w:webHidden/>
          </w:rPr>
          <w:instrText xml:space="preserve"> PAGEREF _Toc151923005 \h </w:instrText>
        </w:r>
        <w:r w:rsidR="003F1596">
          <w:rPr>
            <w:noProof/>
            <w:webHidden/>
          </w:rPr>
        </w:r>
        <w:r w:rsidR="003F1596">
          <w:rPr>
            <w:noProof/>
            <w:webHidden/>
          </w:rPr>
          <w:fldChar w:fldCharType="separate"/>
        </w:r>
        <w:r w:rsidR="003F1596">
          <w:rPr>
            <w:noProof/>
            <w:webHidden/>
          </w:rPr>
          <w:t>11</w:t>
        </w:r>
        <w:r w:rsidR="003F1596">
          <w:rPr>
            <w:noProof/>
            <w:webHidden/>
          </w:rPr>
          <w:fldChar w:fldCharType="end"/>
        </w:r>
      </w:hyperlink>
    </w:p>
    <w:p w14:paraId="1F1404E3" w14:textId="5E9A490A" w:rsidR="003F1596"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51923006" w:history="1">
        <w:r w:rsidR="003F1596" w:rsidRPr="00941991">
          <w:rPr>
            <w:rStyle w:val="Hyperlink"/>
            <w:noProof/>
          </w:rPr>
          <w:t>Figure 7: Gap Unemployment Rate Timeseries</w:t>
        </w:r>
        <w:r w:rsidR="003F1596">
          <w:rPr>
            <w:noProof/>
            <w:webHidden/>
          </w:rPr>
          <w:tab/>
        </w:r>
        <w:r w:rsidR="003F1596">
          <w:rPr>
            <w:noProof/>
            <w:webHidden/>
          </w:rPr>
          <w:fldChar w:fldCharType="begin"/>
        </w:r>
        <w:r w:rsidR="003F1596">
          <w:rPr>
            <w:noProof/>
            <w:webHidden/>
          </w:rPr>
          <w:instrText xml:space="preserve"> PAGEREF _Toc151923006 \h </w:instrText>
        </w:r>
        <w:r w:rsidR="003F1596">
          <w:rPr>
            <w:noProof/>
            <w:webHidden/>
          </w:rPr>
        </w:r>
        <w:r w:rsidR="003F1596">
          <w:rPr>
            <w:noProof/>
            <w:webHidden/>
          </w:rPr>
          <w:fldChar w:fldCharType="separate"/>
        </w:r>
        <w:r w:rsidR="003F1596">
          <w:rPr>
            <w:noProof/>
            <w:webHidden/>
          </w:rPr>
          <w:t>12</w:t>
        </w:r>
        <w:r w:rsidR="003F1596">
          <w:rPr>
            <w:noProof/>
            <w:webHidden/>
          </w:rPr>
          <w:fldChar w:fldCharType="end"/>
        </w:r>
      </w:hyperlink>
    </w:p>
    <w:p w14:paraId="5E0C4617" w14:textId="3B449B98" w:rsidR="003F1596"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51923007" w:history="1">
        <w:r w:rsidR="003F1596" w:rsidRPr="00941991">
          <w:rPr>
            <w:rStyle w:val="Hyperlink"/>
            <w:noProof/>
          </w:rPr>
          <w:t>Figure 8: GDP Gap Timeseries</w:t>
        </w:r>
        <w:r w:rsidR="003F1596">
          <w:rPr>
            <w:noProof/>
            <w:webHidden/>
          </w:rPr>
          <w:tab/>
        </w:r>
        <w:r w:rsidR="003F1596">
          <w:rPr>
            <w:noProof/>
            <w:webHidden/>
          </w:rPr>
          <w:fldChar w:fldCharType="begin"/>
        </w:r>
        <w:r w:rsidR="003F1596">
          <w:rPr>
            <w:noProof/>
            <w:webHidden/>
          </w:rPr>
          <w:instrText xml:space="preserve"> PAGEREF _Toc151923007 \h </w:instrText>
        </w:r>
        <w:r w:rsidR="003F1596">
          <w:rPr>
            <w:noProof/>
            <w:webHidden/>
          </w:rPr>
        </w:r>
        <w:r w:rsidR="003F1596">
          <w:rPr>
            <w:noProof/>
            <w:webHidden/>
          </w:rPr>
          <w:fldChar w:fldCharType="separate"/>
        </w:r>
        <w:r w:rsidR="003F1596">
          <w:rPr>
            <w:noProof/>
            <w:webHidden/>
          </w:rPr>
          <w:t>13</w:t>
        </w:r>
        <w:r w:rsidR="003F1596">
          <w:rPr>
            <w:noProof/>
            <w:webHidden/>
          </w:rPr>
          <w:fldChar w:fldCharType="end"/>
        </w:r>
      </w:hyperlink>
    </w:p>
    <w:p w14:paraId="17E9C117" w14:textId="722FE61E" w:rsidR="003F1596"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51923008" w:history="1">
        <w:r w:rsidR="003F1596" w:rsidRPr="00941991">
          <w:rPr>
            <w:rStyle w:val="Hyperlink"/>
            <w:noProof/>
          </w:rPr>
          <w:t>Figure 9: Consumer Price Index (CPIAUCSL_CH1) Timeseries</w:t>
        </w:r>
        <w:r w:rsidR="003F1596">
          <w:rPr>
            <w:noProof/>
            <w:webHidden/>
          </w:rPr>
          <w:tab/>
        </w:r>
        <w:r w:rsidR="003F1596">
          <w:rPr>
            <w:noProof/>
            <w:webHidden/>
          </w:rPr>
          <w:fldChar w:fldCharType="begin"/>
        </w:r>
        <w:r w:rsidR="003F1596">
          <w:rPr>
            <w:noProof/>
            <w:webHidden/>
          </w:rPr>
          <w:instrText xml:space="preserve"> PAGEREF _Toc151923008 \h </w:instrText>
        </w:r>
        <w:r w:rsidR="003F1596">
          <w:rPr>
            <w:noProof/>
            <w:webHidden/>
          </w:rPr>
        </w:r>
        <w:r w:rsidR="003F1596">
          <w:rPr>
            <w:noProof/>
            <w:webHidden/>
          </w:rPr>
          <w:fldChar w:fldCharType="separate"/>
        </w:r>
        <w:r w:rsidR="003F1596">
          <w:rPr>
            <w:noProof/>
            <w:webHidden/>
          </w:rPr>
          <w:t>13</w:t>
        </w:r>
        <w:r w:rsidR="003F1596">
          <w:rPr>
            <w:noProof/>
            <w:webHidden/>
          </w:rPr>
          <w:fldChar w:fldCharType="end"/>
        </w:r>
      </w:hyperlink>
    </w:p>
    <w:p w14:paraId="7DA155EF" w14:textId="730BDF94" w:rsidR="003F1596"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51923009" w:history="1">
        <w:r w:rsidR="003F1596" w:rsidRPr="00941991">
          <w:rPr>
            <w:rStyle w:val="Hyperlink"/>
            <w:noProof/>
          </w:rPr>
          <w:t>Figure 10: Recession Time Series</w:t>
        </w:r>
        <w:r w:rsidR="003F1596">
          <w:rPr>
            <w:noProof/>
            <w:webHidden/>
          </w:rPr>
          <w:tab/>
        </w:r>
        <w:r w:rsidR="003F1596">
          <w:rPr>
            <w:noProof/>
            <w:webHidden/>
          </w:rPr>
          <w:fldChar w:fldCharType="begin"/>
        </w:r>
        <w:r w:rsidR="003F1596">
          <w:rPr>
            <w:noProof/>
            <w:webHidden/>
          </w:rPr>
          <w:instrText xml:space="preserve"> PAGEREF _Toc151923009 \h </w:instrText>
        </w:r>
        <w:r w:rsidR="003F1596">
          <w:rPr>
            <w:noProof/>
            <w:webHidden/>
          </w:rPr>
        </w:r>
        <w:r w:rsidR="003F1596">
          <w:rPr>
            <w:noProof/>
            <w:webHidden/>
          </w:rPr>
          <w:fldChar w:fldCharType="separate"/>
        </w:r>
        <w:r w:rsidR="003F1596">
          <w:rPr>
            <w:noProof/>
            <w:webHidden/>
          </w:rPr>
          <w:t>14</w:t>
        </w:r>
        <w:r w:rsidR="003F1596">
          <w:rPr>
            <w:noProof/>
            <w:webHidden/>
          </w:rPr>
          <w:fldChar w:fldCharType="end"/>
        </w:r>
      </w:hyperlink>
    </w:p>
    <w:p w14:paraId="316AB613" w14:textId="492DD6E6" w:rsidR="003F1596"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51923010" w:history="1">
        <w:r w:rsidR="003F1596" w:rsidRPr="00941991">
          <w:rPr>
            <w:rStyle w:val="Hyperlink"/>
            <w:noProof/>
          </w:rPr>
          <w:t>Figure 11: Fed Chair Overtime</w:t>
        </w:r>
        <w:r w:rsidR="003F1596">
          <w:rPr>
            <w:noProof/>
            <w:webHidden/>
          </w:rPr>
          <w:tab/>
        </w:r>
        <w:r w:rsidR="003F1596">
          <w:rPr>
            <w:noProof/>
            <w:webHidden/>
          </w:rPr>
          <w:fldChar w:fldCharType="begin"/>
        </w:r>
        <w:r w:rsidR="003F1596">
          <w:rPr>
            <w:noProof/>
            <w:webHidden/>
          </w:rPr>
          <w:instrText xml:space="preserve"> PAGEREF _Toc151923010 \h </w:instrText>
        </w:r>
        <w:r w:rsidR="003F1596">
          <w:rPr>
            <w:noProof/>
            <w:webHidden/>
          </w:rPr>
        </w:r>
        <w:r w:rsidR="003F1596">
          <w:rPr>
            <w:noProof/>
            <w:webHidden/>
          </w:rPr>
          <w:fldChar w:fldCharType="separate"/>
        </w:r>
        <w:r w:rsidR="003F1596">
          <w:rPr>
            <w:noProof/>
            <w:webHidden/>
          </w:rPr>
          <w:t>14</w:t>
        </w:r>
        <w:r w:rsidR="003F1596">
          <w:rPr>
            <w:noProof/>
            <w:webHidden/>
          </w:rPr>
          <w:fldChar w:fldCharType="end"/>
        </w:r>
      </w:hyperlink>
    </w:p>
    <w:p w14:paraId="65D7C14E" w14:textId="110F7C55" w:rsidR="003F1596"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51923011" w:history="1">
        <w:r w:rsidR="003F1596" w:rsidRPr="00941991">
          <w:rPr>
            <w:rStyle w:val="Hyperlink"/>
            <w:noProof/>
          </w:rPr>
          <w:t>Figure 12: Feature Importance - Lasso Model</w:t>
        </w:r>
        <w:r w:rsidR="003F1596">
          <w:rPr>
            <w:noProof/>
            <w:webHidden/>
          </w:rPr>
          <w:tab/>
        </w:r>
        <w:r w:rsidR="003F1596">
          <w:rPr>
            <w:noProof/>
            <w:webHidden/>
          </w:rPr>
          <w:fldChar w:fldCharType="begin"/>
        </w:r>
        <w:r w:rsidR="003F1596">
          <w:rPr>
            <w:noProof/>
            <w:webHidden/>
          </w:rPr>
          <w:instrText xml:space="preserve"> PAGEREF _Toc151923011 \h </w:instrText>
        </w:r>
        <w:r w:rsidR="003F1596">
          <w:rPr>
            <w:noProof/>
            <w:webHidden/>
          </w:rPr>
        </w:r>
        <w:r w:rsidR="003F1596">
          <w:rPr>
            <w:noProof/>
            <w:webHidden/>
          </w:rPr>
          <w:fldChar w:fldCharType="separate"/>
        </w:r>
        <w:r w:rsidR="003F1596">
          <w:rPr>
            <w:noProof/>
            <w:webHidden/>
          </w:rPr>
          <w:t>17</w:t>
        </w:r>
        <w:r w:rsidR="003F1596">
          <w:rPr>
            <w:noProof/>
            <w:webHidden/>
          </w:rPr>
          <w:fldChar w:fldCharType="end"/>
        </w:r>
      </w:hyperlink>
    </w:p>
    <w:p w14:paraId="211FB557" w14:textId="0008DCF5" w:rsidR="003F1596"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51923012" w:history="1">
        <w:r w:rsidR="003F1596" w:rsidRPr="00941991">
          <w:rPr>
            <w:rStyle w:val="Hyperlink"/>
            <w:noProof/>
          </w:rPr>
          <w:t>Figure 13: Taylor Rule vs Federal Funds Effective Rate</w:t>
        </w:r>
        <w:r w:rsidR="003F1596">
          <w:rPr>
            <w:noProof/>
            <w:webHidden/>
          </w:rPr>
          <w:tab/>
        </w:r>
        <w:r w:rsidR="003F1596">
          <w:rPr>
            <w:noProof/>
            <w:webHidden/>
          </w:rPr>
          <w:fldChar w:fldCharType="begin"/>
        </w:r>
        <w:r w:rsidR="003F1596">
          <w:rPr>
            <w:noProof/>
            <w:webHidden/>
          </w:rPr>
          <w:instrText xml:space="preserve"> PAGEREF _Toc151923012 \h </w:instrText>
        </w:r>
        <w:r w:rsidR="003F1596">
          <w:rPr>
            <w:noProof/>
            <w:webHidden/>
          </w:rPr>
        </w:r>
        <w:r w:rsidR="003F1596">
          <w:rPr>
            <w:noProof/>
            <w:webHidden/>
          </w:rPr>
          <w:fldChar w:fldCharType="separate"/>
        </w:r>
        <w:r w:rsidR="003F1596">
          <w:rPr>
            <w:noProof/>
            <w:webHidden/>
          </w:rPr>
          <w:t>19</w:t>
        </w:r>
        <w:r w:rsidR="003F1596">
          <w:rPr>
            <w:noProof/>
            <w:webHidden/>
          </w:rPr>
          <w:fldChar w:fldCharType="end"/>
        </w:r>
      </w:hyperlink>
    </w:p>
    <w:p w14:paraId="587C8293" w14:textId="49A4DF3F" w:rsidR="003F1596"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51923013" w:history="1">
        <w:r w:rsidR="003F1596" w:rsidRPr="00941991">
          <w:rPr>
            <w:rStyle w:val="Hyperlink"/>
            <w:noProof/>
          </w:rPr>
          <w:t>Figure 14: Model Performance Taylor Rule, Modified Taylor Rule and Naive Model</w:t>
        </w:r>
        <w:r w:rsidR="003F1596">
          <w:rPr>
            <w:noProof/>
            <w:webHidden/>
          </w:rPr>
          <w:tab/>
        </w:r>
        <w:r w:rsidR="003F1596">
          <w:rPr>
            <w:noProof/>
            <w:webHidden/>
          </w:rPr>
          <w:fldChar w:fldCharType="begin"/>
        </w:r>
        <w:r w:rsidR="003F1596">
          <w:rPr>
            <w:noProof/>
            <w:webHidden/>
          </w:rPr>
          <w:instrText xml:space="preserve"> PAGEREF _Toc151923013 \h </w:instrText>
        </w:r>
        <w:r w:rsidR="003F1596">
          <w:rPr>
            <w:noProof/>
            <w:webHidden/>
          </w:rPr>
        </w:r>
        <w:r w:rsidR="003F1596">
          <w:rPr>
            <w:noProof/>
            <w:webHidden/>
          </w:rPr>
          <w:fldChar w:fldCharType="separate"/>
        </w:r>
        <w:r w:rsidR="003F1596">
          <w:rPr>
            <w:noProof/>
            <w:webHidden/>
          </w:rPr>
          <w:t>19</w:t>
        </w:r>
        <w:r w:rsidR="003F1596">
          <w:rPr>
            <w:noProof/>
            <w:webHidden/>
          </w:rPr>
          <w:fldChar w:fldCharType="end"/>
        </w:r>
      </w:hyperlink>
    </w:p>
    <w:p w14:paraId="3BAA358B" w14:textId="372DE4CC" w:rsidR="003F1596"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51923014" w:history="1">
        <w:r w:rsidR="003F1596" w:rsidRPr="00941991">
          <w:rPr>
            <w:rStyle w:val="Hyperlink"/>
            <w:noProof/>
          </w:rPr>
          <w:t>Figure 15: Modified Taylor Rule Formula</w:t>
        </w:r>
        <w:r w:rsidR="003F1596">
          <w:rPr>
            <w:noProof/>
            <w:webHidden/>
          </w:rPr>
          <w:tab/>
        </w:r>
        <w:r w:rsidR="003F1596">
          <w:rPr>
            <w:noProof/>
            <w:webHidden/>
          </w:rPr>
          <w:fldChar w:fldCharType="begin"/>
        </w:r>
        <w:r w:rsidR="003F1596">
          <w:rPr>
            <w:noProof/>
            <w:webHidden/>
          </w:rPr>
          <w:instrText xml:space="preserve"> PAGEREF _Toc151923014 \h </w:instrText>
        </w:r>
        <w:r w:rsidR="003F1596">
          <w:rPr>
            <w:noProof/>
            <w:webHidden/>
          </w:rPr>
        </w:r>
        <w:r w:rsidR="003F1596">
          <w:rPr>
            <w:noProof/>
            <w:webHidden/>
          </w:rPr>
          <w:fldChar w:fldCharType="separate"/>
        </w:r>
        <w:r w:rsidR="003F1596">
          <w:rPr>
            <w:noProof/>
            <w:webHidden/>
          </w:rPr>
          <w:t>20</w:t>
        </w:r>
        <w:r w:rsidR="003F1596">
          <w:rPr>
            <w:noProof/>
            <w:webHidden/>
          </w:rPr>
          <w:fldChar w:fldCharType="end"/>
        </w:r>
      </w:hyperlink>
    </w:p>
    <w:p w14:paraId="0BD4DDCE" w14:textId="51499712" w:rsidR="003F1596"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51923015" w:history="1">
        <w:r w:rsidR="003F1596" w:rsidRPr="00941991">
          <w:rPr>
            <w:rStyle w:val="Hyperlink"/>
            <w:noProof/>
          </w:rPr>
          <w:t>Figure 16: Economic Discomfort Index vs. Federal Funds Effective Rate</w:t>
        </w:r>
        <w:r w:rsidR="003F1596">
          <w:rPr>
            <w:noProof/>
            <w:webHidden/>
          </w:rPr>
          <w:tab/>
        </w:r>
        <w:r w:rsidR="003F1596">
          <w:rPr>
            <w:noProof/>
            <w:webHidden/>
          </w:rPr>
          <w:fldChar w:fldCharType="begin"/>
        </w:r>
        <w:r w:rsidR="003F1596">
          <w:rPr>
            <w:noProof/>
            <w:webHidden/>
          </w:rPr>
          <w:instrText xml:space="preserve"> PAGEREF _Toc151923015 \h </w:instrText>
        </w:r>
        <w:r w:rsidR="003F1596">
          <w:rPr>
            <w:noProof/>
            <w:webHidden/>
          </w:rPr>
        </w:r>
        <w:r w:rsidR="003F1596">
          <w:rPr>
            <w:noProof/>
            <w:webHidden/>
          </w:rPr>
          <w:fldChar w:fldCharType="separate"/>
        </w:r>
        <w:r w:rsidR="003F1596">
          <w:rPr>
            <w:noProof/>
            <w:webHidden/>
          </w:rPr>
          <w:t>24</w:t>
        </w:r>
        <w:r w:rsidR="003F1596">
          <w:rPr>
            <w:noProof/>
            <w:webHidden/>
          </w:rPr>
          <w:fldChar w:fldCharType="end"/>
        </w:r>
      </w:hyperlink>
    </w:p>
    <w:p w14:paraId="004DE62E" w14:textId="48602304" w:rsidR="003F1596" w:rsidRDefault="00000000">
      <w:pPr>
        <w:pStyle w:val="TableofFigures"/>
        <w:tabs>
          <w:tab w:val="right" w:leader="dot" w:pos="8630"/>
        </w:tabs>
        <w:rPr>
          <w:rFonts w:asciiTheme="minorHAnsi" w:eastAsiaTheme="minorEastAsia" w:hAnsiTheme="minorHAnsi" w:cstheme="minorBidi"/>
          <w:noProof/>
          <w:kern w:val="2"/>
          <w14:ligatures w14:val="standardContextual"/>
        </w:rPr>
      </w:pPr>
      <w:hyperlink w:anchor="_Toc151923016" w:history="1">
        <w:r w:rsidR="003F1596" w:rsidRPr="00941991">
          <w:rPr>
            <w:rStyle w:val="Hyperlink"/>
            <w:noProof/>
          </w:rPr>
          <w:t>Figure 17: Model Performance</w:t>
        </w:r>
        <w:r w:rsidR="003F1596">
          <w:rPr>
            <w:noProof/>
            <w:webHidden/>
          </w:rPr>
          <w:tab/>
        </w:r>
        <w:r w:rsidR="003F1596">
          <w:rPr>
            <w:noProof/>
            <w:webHidden/>
          </w:rPr>
          <w:fldChar w:fldCharType="begin"/>
        </w:r>
        <w:r w:rsidR="003F1596">
          <w:rPr>
            <w:noProof/>
            <w:webHidden/>
          </w:rPr>
          <w:instrText xml:space="preserve"> PAGEREF _Toc151923016 \h </w:instrText>
        </w:r>
        <w:r w:rsidR="003F1596">
          <w:rPr>
            <w:noProof/>
            <w:webHidden/>
          </w:rPr>
        </w:r>
        <w:r w:rsidR="003F1596">
          <w:rPr>
            <w:noProof/>
            <w:webHidden/>
          </w:rPr>
          <w:fldChar w:fldCharType="separate"/>
        </w:r>
        <w:r w:rsidR="003F1596">
          <w:rPr>
            <w:noProof/>
            <w:webHidden/>
          </w:rPr>
          <w:t>27</w:t>
        </w:r>
        <w:r w:rsidR="003F1596">
          <w:rPr>
            <w:noProof/>
            <w:webHidden/>
          </w:rPr>
          <w:fldChar w:fldCharType="end"/>
        </w:r>
      </w:hyperlink>
    </w:p>
    <w:p w14:paraId="048FE383" w14:textId="47842AFB" w:rsidR="003D22A3" w:rsidRDefault="003D22A3" w:rsidP="002B5069">
      <w:r>
        <w:fldChar w:fldCharType="end"/>
      </w:r>
    </w:p>
    <w:sectPr w:rsidR="003D22A3">
      <w:footerReference w:type="default" r:id="rId55"/>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Tanja Schub" w:date="2023-11-26T21:13:00Z" w:initials="TS">
    <w:p w14:paraId="1355CD8E" w14:textId="77777777" w:rsidR="00867DF2" w:rsidRDefault="00867DF2" w:rsidP="00867DF2">
      <w:r>
        <w:rPr>
          <w:rStyle w:val="CommentReference"/>
        </w:rPr>
        <w:annotationRef/>
      </w:r>
      <w:r>
        <w:rPr>
          <w:color w:val="000000"/>
          <w:sz w:val="20"/>
          <w:szCs w:val="20"/>
        </w:rPr>
        <w:t>Shouldn’t Results be it’s own section.</w:t>
      </w:r>
    </w:p>
  </w:comment>
  <w:comment w:id="7" w:author="Tanja Schub" w:date="2023-11-26T21:22:00Z" w:initials="TS">
    <w:p w14:paraId="61D37828" w14:textId="77777777" w:rsidR="00867DF2" w:rsidRDefault="00867DF2" w:rsidP="00867DF2">
      <w:r>
        <w:rPr>
          <w:rStyle w:val="CommentReference"/>
        </w:rPr>
        <w:annotationRef/>
      </w:r>
      <w:r>
        <w:rPr>
          <w:color w:val="000000"/>
          <w:sz w:val="20"/>
          <w:szCs w:val="20"/>
        </w:rPr>
        <w:t>In the second sentence of Introduction, you write “central bank” without the capitalization. Should that also be the case here?</w:t>
      </w:r>
    </w:p>
  </w:comment>
  <w:comment w:id="8" w:author="Tanja Schub" w:date="2023-11-26T21:17:00Z" w:initials="TS">
    <w:p w14:paraId="5B08F328" w14:textId="1C862622" w:rsidR="00867DF2" w:rsidRDefault="00867DF2" w:rsidP="00867DF2">
      <w:r>
        <w:rPr>
          <w:rStyle w:val="CommentReference"/>
        </w:rPr>
        <w:annotationRef/>
      </w:r>
      <w:r>
        <w:rPr>
          <w:sz w:val="20"/>
          <w:szCs w:val="20"/>
        </w:rPr>
        <w:t xml:space="preserve">Dual mandate of _____ price stability and full employment? I feel like there should be a verb here? Pursuing the goals of price stability and full employment? </w:t>
      </w:r>
    </w:p>
  </w:comment>
  <w:comment w:id="24" w:author="Tanja Schub" w:date="2023-11-26T21:29:00Z" w:initials="TS">
    <w:p w14:paraId="535B911F" w14:textId="77777777" w:rsidR="00423C5C" w:rsidRDefault="00423C5C" w:rsidP="00423C5C">
      <w:r>
        <w:rPr>
          <w:rStyle w:val="CommentReference"/>
        </w:rPr>
        <w:annotationRef/>
      </w:r>
      <w:r>
        <w:rPr>
          <w:sz w:val="20"/>
          <w:szCs w:val="20"/>
        </w:rPr>
        <w:t xml:space="preserve">Is this information relevant to your analysis? If not, maybe delete it and so that the the first paragraph reads: “On December 23, 1913, the United States Congress passed the Federal Reserve Act, establishing the Federal Reserve System, outlining the central bank's structure, and articulating its monetary policy objectives. Section 2A of the Federal Reserve Act states the following:” </w:t>
      </w:r>
    </w:p>
  </w:comment>
  <w:comment w:id="26" w:author="Tanja Schub" w:date="2023-11-26T21:32:00Z" w:initials="TS">
    <w:p w14:paraId="7F58FF17" w14:textId="77777777" w:rsidR="00423C5C" w:rsidRDefault="00423C5C" w:rsidP="00423C5C">
      <w:r>
        <w:rPr>
          <w:rStyle w:val="CommentReference"/>
        </w:rPr>
        <w:annotationRef/>
      </w:r>
      <w:r>
        <w:rPr>
          <w:color w:val="000000"/>
          <w:sz w:val="20"/>
          <w:szCs w:val="20"/>
        </w:rPr>
        <w:t xml:space="preserve">Keep if you disagree with my suggestions in the previous comment. </w:t>
      </w:r>
    </w:p>
  </w:comment>
  <w:comment w:id="31" w:author="Tanja Schub" w:date="2023-11-26T21:33:00Z" w:initials="TS">
    <w:p w14:paraId="200555E6" w14:textId="77777777" w:rsidR="00162FD3" w:rsidRDefault="00162FD3" w:rsidP="00162FD3">
      <w:r>
        <w:rPr>
          <w:rStyle w:val="CommentReference"/>
        </w:rPr>
        <w:annotationRef/>
      </w:r>
      <w:r>
        <w:rPr>
          <w:color w:val="000000"/>
          <w:sz w:val="20"/>
          <w:szCs w:val="20"/>
        </w:rPr>
        <w:t>Is this the title of the statement? If not, the caps are probably unnecessary.</w:t>
      </w:r>
    </w:p>
  </w:comment>
  <w:comment w:id="32" w:author="Tanja Schub" w:date="2023-11-26T21:35:00Z" w:initials="TS">
    <w:p w14:paraId="080CC12E" w14:textId="77777777" w:rsidR="00162FD3" w:rsidRDefault="00162FD3" w:rsidP="00162FD3">
      <w:r>
        <w:rPr>
          <w:rStyle w:val="CommentReference"/>
        </w:rPr>
        <w:annotationRef/>
      </w:r>
      <w:r>
        <w:rPr>
          <w:color w:val="000000"/>
          <w:sz w:val="20"/>
          <w:szCs w:val="20"/>
        </w:rPr>
        <w:t>Is this cut and pasted directly from a Fed source? I’m just wondering about “longrun” being written as one word and the lack of a hyphen in “long term.” If this is a direct quote, that’s fine.</w:t>
      </w:r>
    </w:p>
  </w:comment>
  <w:comment w:id="34" w:author="Tanja Schub" w:date="2023-11-26T21:37:00Z" w:initials="TS">
    <w:p w14:paraId="4E877CB2" w14:textId="77777777" w:rsidR="00162FD3" w:rsidRDefault="00162FD3" w:rsidP="00162FD3">
      <w:r>
        <w:rPr>
          <w:rStyle w:val="CommentReference"/>
        </w:rPr>
        <w:annotationRef/>
      </w:r>
      <w:r>
        <w:rPr>
          <w:color w:val="000000"/>
          <w:sz w:val="20"/>
          <w:szCs w:val="20"/>
        </w:rPr>
        <w:t>Can you replace with another word so you’re not saying capture in 2 sentences in a row? Assess? Measure?</w:t>
      </w:r>
    </w:p>
  </w:comment>
  <w:comment w:id="43" w:author="Tanja Schub" w:date="2023-11-26T21:42:00Z" w:initials="TS">
    <w:p w14:paraId="661886E5" w14:textId="77777777" w:rsidR="00162FD3" w:rsidRDefault="00162FD3" w:rsidP="00162FD3">
      <w:r>
        <w:rPr>
          <w:rStyle w:val="CommentReference"/>
        </w:rPr>
        <w:annotationRef/>
      </w:r>
      <w:r>
        <w:rPr>
          <w:color w:val="000000"/>
          <w:sz w:val="20"/>
          <w:szCs w:val="20"/>
        </w:rPr>
        <w:t>Is this sentence needed? If not, you can just move the citation to the end of the remaining sentence.</w:t>
      </w:r>
    </w:p>
  </w:comment>
  <w:comment w:id="53" w:author="Tanja Schub" w:date="2023-11-26T21:44:00Z" w:initials="TS">
    <w:p w14:paraId="2D1E15EA" w14:textId="77777777" w:rsidR="0051125E" w:rsidRDefault="0051125E" w:rsidP="0051125E">
      <w:r>
        <w:rPr>
          <w:rStyle w:val="CommentReference"/>
        </w:rPr>
        <w:annotationRef/>
      </w:r>
      <w:r>
        <w:rPr>
          <w:color w:val="000000"/>
          <w:sz w:val="20"/>
          <w:szCs w:val="20"/>
        </w:rPr>
        <w:t>Okay to delete?</w:t>
      </w:r>
    </w:p>
  </w:comment>
  <w:comment w:id="58" w:author="Tanja Schub" w:date="2023-11-26T22:09:00Z" w:initials="TS">
    <w:p w14:paraId="6D4464A0" w14:textId="77777777" w:rsidR="007F48A8" w:rsidRDefault="007F48A8" w:rsidP="007F48A8">
      <w:r>
        <w:rPr>
          <w:rStyle w:val="CommentReference"/>
        </w:rPr>
        <w:annotationRef/>
      </w:r>
      <w:r>
        <w:rPr>
          <w:color w:val="000000"/>
          <w:sz w:val="20"/>
          <w:szCs w:val="20"/>
        </w:rPr>
        <w:t xml:space="preserve">Please rework paragraph noting that Kliesen has never been mentioned before so saying that he goes on to discuss something may not make sense. </w:t>
      </w:r>
    </w:p>
  </w:comment>
  <w:comment w:id="60" w:author="Tanja Schub" w:date="2023-11-26T22:08:00Z" w:initials="TS">
    <w:p w14:paraId="654EE625" w14:textId="4A0DE76A" w:rsidR="007F48A8" w:rsidRDefault="007F48A8" w:rsidP="007F48A8">
      <w:r>
        <w:rPr>
          <w:rStyle w:val="CommentReference"/>
        </w:rPr>
        <w:annotationRef/>
      </w:r>
      <w:r>
        <w:rPr>
          <w:color w:val="000000"/>
          <w:sz w:val="20"/>
          <w:szCs w:val="20"/>
        </w:rPr>
        <w:t xml:space="preserve">I combined these 3 points because each was a sentence fragment on its own. </w:t>
      </w:r>
    </w:p>
  </w:comment>
  <w:comment w:id="69" w:author="Tanja Schub" w:date="2023-11-26T22:12:00Z" w:initials="TS">
    <w:p w14:paraId="1E8939C9" w14:textId="77777777" w:rsidR="007F48A8" w:rsidRDefault="007F48A8" w:rsidP="007F48A8">
      <w:r>
        <w:rPr>
          <w:rStyle w:val="CommentReference"/>
        </w:rPr>
        <w:annotationRef/>
      </w:r>
      <w:r>
        <w:rPr>
          <w:color w:val="000000"/>
          <w:sz w:val="20"/>
          <w:szCs w:val="20"/>
        </w:rPr>
        <w:t>Does this need to be defined?</w:t>
      </w:r>
    </w:p>
  </w:comment>
  <w:comment w:id="70" w:author="Tanja Schub" w:date="2023-11-26T21:56:00Z" w:initials="TS">
    <w:p w14:paraId="683413B0" w14:textId="3F15FF93" w:rsidR="00BB7285" w:rsidRDefault="00BB7285" w:rsidP="00BB7285">
      <w:r>
        <w:rPr>
          <w:rStyle w:val="CommentReference"/>
        </w:rPr>
        <w:annotationRef/>
      </w:r>
      <w:r>
        <w:rPr>
          <w:color w:val="000000"/>
          <w:sz w:val="20"/>
          <w:szCs w:val="20"/>
        </w:rPr>
        <w:t>Capitalize?</w:t>
      </w:r>
    </w:p>
  </w:comment>
  <w:comment w:id="72" w:author="Tanja Schub" w:date="2023-11-26T21:54:00Z" w:initials="TS">
    <w:p w14:paraId="35E0DEB4" w14:textId="1C759D13" w:rsidR="00BB7285" w:rsidRDefault="00BB7285" w:rsidP="00BB7285">
      <w:r>
        <w:rPr>
          <w:rStyle w:val="CommentReference"/>
        </w:rPr>
        <w:annotationRef/>
      </w:r>
      <w:r>
        <w:rPr>
          <w:color w:val="000000"/>
          <w:sz w:val="20"/>
          <w:szCs w:val="20"/>
        </w:rPr>
        <w:t>Is this how the citation was automatically generated? I’m not sure why the title of the paper is showing up in the in-text citation. I think this should just read (Kliesen, 2019b)</w:t>
      </w:r>
    </w:p>
  </w:comment>
  <w:comment w:id="79" w:author="Tanja Schub" w:date="2023-11-26T22:10:00Z" w:initials="TS">
    <w:p w14:paraId="13699604" w14:textId="77777777" w:rsidR="007F48A8" w:rsidRDefault="007F48A8" w:rsidP="007F48A8">
      <w:r>
        <w:rPr>
          <w:rStyle w:val="CommentReference"/>
        </w:rPr>
        <w:annotationRef/>
      </w:r>
      <w:r>
        <w:rPr>
          <w:color w:val="000000"/>
          <w:sz w:val="20"/>
          <w:szCs w:val="20"/>
        </w:rPr>
        <w:t>“low interest rates and levels of inflation”?</w:t>
      </w:r>
    </w:p>
  </w:comment>
  <w:comment w:id="80" w:author="Tanja Schub" w:date="2023-11-26T22:13:00Z" w:initials="TS">
    <w:p w14:paraId="1707C0EC" w14:textId="77777777" w:rsidR="007F48A8" w:rsidRDefault="007F48A8" w:rsidP="007F48A8">
      <w:r>
        <w:rPr>
          <w:rStyle w:val="CommentReference"/>
        </w:rPr>
        <w:annotationRef/>
      </w:r>
      <w:r>
        <w:rPr>
          <w:color w:val="000000"/>
          <w:sz w:val="20"/>
          <w:szCs w:val="20"/>
        </w:rPr>
        <w:t>I think this is the first time that you mention “Effective Federal Funds Rate.” Do you need to explain how that differs from the Federal Funds Rate you’ve mentioned previously?</w:t>
      </w:r>
    </w:p>
  </w:comment>
  <w:comment w:id="93" w:author="Tanja Schub" w:date="2023-11-26T22:15:00Z" w:initials="TS">
    <w:p w14:paraId="239A407F" w14:textId="77777777" w:rsidR="002538B7" w:rsidRDefault="002538B7" w:rsidP="002538B7">
      <w:r>
        <w:rPr>
          <w:rStyle w:val="CommentReference"/>
        </w:rPr>
        <w:annotationRef/>
      </w:r>
      <w:r>
        <w:rPr>
          <w:color w:val="000000"/>
          <w:sz w:val="20"/>
          <w:szCs w:val="20"/>
        </w:rPr>
        <w:t xml:space="preserve">I think you can delete this citation since the beginning of the second sentence includes it. </w:t>
      </w:r>
    </w:p>
  </w:comment>
  <w:comment w:id="103" w:author="Tanja Schub" w:date="2023-11-26T22:18:00Z" w:initials="TS">
    <w:p w14:paraId="6790DBA2" w14:textId="77777777" w:rsidR="002538B7" w:rsidRDefault="002538B7" w:rsidP="002538B7">
      <w:r>
        <w:rPr>
          <w:rStyle w:val="CommentReference"/>
        </w:rPr>
        <w:annotationRef/>
      </w:r>
      <w:r>
        <w:rPr>
          <w:color w:val="000000"/>
          <w:sz w:val="20"/>
          <w:szCs w:val="20"/>
        </w:rPr>
        <w:t>Redundant?</w:t>
      </w:r>
    </w:p>
  </w:comment>
  <w:comment w:id="105" w:author="Tanja Schub" w:date="2023-11-26T22:21:00Z" w:initials="TS">
    <w:p w14:paraId="77BFABE7" w14:textId="77777777" w:rsidR="002538B7" w:rsidRDefault="002538B7" w:rsidP="002538B7">
      <w:r>
        <w:rPr>
          <w:rStyle w:val="CommentReference"/>
        </w:rPr>
        <w:annotationRef/>
      </w:r>
      <w:r>
        <w:rPr>
          <w:color w:val="000000"/>
          <w:sz w:val="20"/>
          <w:szCs w:val="20"/>
        </w:rPr>
        <w:t>Stated earlier? Delete?</w:t>
      </w:r>
    </w:p>
  </w:comment>
  <w:comment w:id="106" w:author="Tanja Schub" w:date="2023-11-26T22:22:00Z" w:initials="TS">
    <w:p w14:paraId="186ACBCC" w14:textId="77777777" w:rsidR="002538B7" w:rsidRDefault="002538B7" w:rsidP="002538B7">
      <w:r>
        <w:rPr>
          <w:rStyle w:val="CommentReference"/>
        </w:rPr>
        <w:annotationRef/>
      </w:r>
      <w:r>
        <w:rPr>
          <w:color w:val="000000"/>
          <w:sz w:val="20"/>
          <w:szCs w:val="20"/>
        </w:rPr>
        <w:t xml:space="preserve">I think you called this they “Effective Federal Funds Rate” earlier. Or are they two different things? </w:t>
      </w:r>
    </w:p>
  </w:comment>
  <w:comment w:id="109" w:author="Tanja Schub" w:date="2023-11-26T22:23:00Z" w:initials="TS">
    <w:p w14:paraId="4A6A55D8" w14:textId="77777777" w:rsidR="002538B7" w:rsidRDefault="002538B7" w:rsidP="002538B7">
      <w:r>
        <w:rPr>
          <w:rStyle w:val="CommentReference"/>
        </w:rPr>
        <w:annotationRef/>
      </w:r>
      <w:r>
        <w:rPr>
          <w:color w:val="000000"/>
          <w:sz w:val="20"/>
          <w:szCs w:val="20"/>
        </w:rPr>
        <w:t>Effective?</w:t>
      </w:r>
    </w:p>
  </w:comment>
  <w:comment w:id="110" w:author="Tanja Schub" w:date="2023-11-26T22:24:00Z" w:initials="TS">
    <w:p w14:paraId="441C29A6" w14:textId="77777777" w:rsidR="002538B7" w:rsidRDefault="002538B7" w:rsidP="002538B7">
      <w:r>
        <w:rPr>
          <w:rStyle w:val="CommentReference"/>
        </w:rPr>
        <w:annotationRef/>
      </w:r>
      <w:r>
        <w:rPr>
          <w:color w:val="000000"/>
          <w:sz w:val="20"/>
          <w:szCs w:val="20"/>
        </w:rPr>
        <w:t>Are caps needed here?</w:t>
      </w:r>
    </w:p>
  </w:comment>
  <w:comment w:id="112" w:author="Tanja Schub" w:date="2023-11-26T22:25:00Z" w:initials="TS">
    <w:p w14:paraId="5B1A7EEA" w14:textId="77777777" w:rsidR="00BB05C5" w:rsidRDefault="00BB05C5" w:rsidP="00BB05C5">
      <w:r>
        <w:rPr>
          <w:rStyle w:val="CommentReference"/>
        </w:rPr>
        <w:annotationRef/>
      </w:r>
      <w:r>
        <w:rPr>
          <w:color w:val="000000"/>
          <w:sz w:val="20"/>
          <w:szCs w:val="20"/>
        </w:rPr>
        <w:t>Can you replace captured here or captures in the sentence above?</w:t>
      </w:r>
    </w:p>
  </w:comment>
  <w:comment w:id="115" w:author="Tanja Schub" w:date="2023-11-26T22:28:00Z" w:initials="TS">
    <w:p w14:paraId="38DF61E8" w14:textId="77777777" w:rsidR="00BB05C5" w:rsidRDefault="00BB05C5" w:rsidP="00BB05C5">
      <w:r>
        <w:rPr>
          <w:rStyle w:val="CommentReference"/>
        </w:rPr>
        <w:annotationRef/>
      </w:r>
      <w:r>
        <w:rPr>
          <w:color w:val="000000"/>
          <w:sz w:val="20"/>
          <w:szCs w:val="20"/>
        </w:rPr>
        <w:t>Figure 6 should be called out somewhere in this paragraph.</w:t>
      </w:r>
    </w:p>
  </w:comment>
  <w:comment w:id="124" w:author="Tanja Schub" w:date="2023-11-26T22:30:00Z" w:initials="TS">
    <w:p w14:paraId="228CE128" w14:textId="77777777" w:rsidR="00BB05C5" w:rsidRDefault="00BB05C5" w:rsidP="00BB05C5">
      <w:r>
        <w:rPr>
          <w:rStyle w:val="CommentReference"/>
        </w:rPr>
        <w:annotationRef/>
      </w:r>
      <w:r>
        <w:rPr>
          <w:color w:val="000000"/>
          <w:sz w:val="20"/>
          <w:szCs w:val="20"/>
        </w:rPr>
        <w:t>Where should the other quotation mark be? Also, please add a call out to Figure 9 somewhere in this paragraph.</w:t>
      </w:r>
    </w:p>
  </w:comment>
  <w:comment w:id="129" w:author="Tanja Schub" w:date="2023-11-26T22:31:00Z" w:initials="TS">
    <w:p w14:paraId="7BB58FC2" w14:textId="77777777" w:rsidR="00BB05C5" w:rsidRDefault="00BB05C5" w:rsidP="00BB05C5">
      <w:r>
        <w:rPr>
          <w:rStyle w:val="CommentReference"/>
        </w:rPr>
        <w:annotationRef/>
      </w:r>
      <w:r>
        <w:rPr>
          <w:color w:val="000000"/>
          <w:sz w:val="20"/>
          <w:szCs w:val="20"/>
        </w:rPr>
        <w:t>This was already stated earlier. Maybe delete here.</w:t>
      </w:r>
    </w:p>
  </w:comment>
  <w:comment w:id="132" w:author="Tanja Schub" w:date="2023-11-26T22:32:00Z" w:initials="TS">
    <w:p w14:paraId="5538A9A9" w14:textId="77777777" w:rsidR="00BB05C5" w:rsidRDefault="00BB05C5" w:rsidP="00BB05C5">
      <w:r>
        <w:rPr>
          <w:rStyle w:val="CommentReference"/>
        </w:rPr>
        <w:annotationRef/>
      </w:r>
      <w:r>
        <w:rPr>
          <w:color w:val="000000"/>
          <w:sz w:val="20"/>
          <w:szCs w:val="20"/>
        </w:rPr>
        <w:t>Isn’t this “Results”? Or does it belong here?</w:t>
      </w:r>
    </w:p>
  </w:comment>
  <w:comment w:id="139" w:author="Tanja Schub" w:date="2023-11-26T22:35:00Z" w:initials="TS">
    <w:p w14:paraId="00A51806" w14:textId="77777777" w:rsidR="00BB05C5" w:rsidRDefault="00BB05C5" w:rsidP="00BB05C5">
      <w:r>
        <w:rPr>
          <w:rStyle w:val="CommentReference"/>
        </w:rPr>
        <w:annotationRef/>
      </w:r>
      <w:r>
        <w:rPr>
          <w:color w:val="000000"/>
          <w:sz w:val="20"/>
          <w:szCs w:val="20"/>
        </w:rPr>
        <w:t>Capitalized for a reason here?</w:t>
      </w:r>
    </w:p>
  </w:comment>
  <w:comment w:id="140" w:author="Tanja Schub" w:date="2023-11-26T22:35:00Z" w:initials="TS">
    <w:p w14:paraId="03FAAEBA" w14:textId="77777777" w:rsidR="00BB05C5" w:rsidRDefault="00BB05C5" w:rsidP="00BB05C5">
      <w:r>
        <w:rPr>
          <w:rStyle w:val="CommentReference"/>
        </w:rPr>
        <w:annotationRef/>
      </w:r>
      <w:r>
        <w:rPr>
          <w:color w:val="000000"/>
          <w:sz w:val="20"/>
          <w:szCs w:val="20"/>
        </w:rPr>
        <w:t>Have you been capitalizing this previously?</w:t>
      </w:r>
    </w:p>
  </w:comment>
  <w:comment w:id="141" w:author="Tanja Schub" w:date="2023-11-26T22:36:00Z" w:initials="TS">
    <w:p w14:paraId="34BD1A06" w14:textId="77777777" w:rsidR="00BB05C5" w:rsidRDefault="00BB05C5" w:rsidP="00BB05C5">
      <w:r>
        <w:rPr>
          <w:rStyle w:val="CommentReference"/>
        </w:rPr>
        <w:annotationRef/>
      </w:r>
      <w:r>
        <w:rPr>
          <w:color w:val="000000"/>
          <w:sz w:val="20"/>
          <w:szCs w:val="20"/>
        </w:rPr>
        <w:t>Should the figure below have a number and title and call out in the text?</w:t>
      </w:r>
    </w:p>
  </w:comment>
  <w:comment w:id="144" w:author="Tanja Schub" w:date="2023-11-26T22:36:00Z" w:initials="TS">
    <w:p w14:paraId="7E677FA1" w14:textId="77777777" w:rsidR="003E72E8" w:rsidRDefault="003E72E8" w:rsidP="003E72E8">
      <w:r>
        <w:rPr>
          <w:rStyle w:val="CommentReference"/>
        </w:rPr>
        <w:annotationRef/>
      </w:r>
      <w:r>
        <w:rPr>
          <w:color w:val="000000"/>
          <w:sz w:val="20"/>
          <w:szCs w:val="20"/>
        </w:rPr>
        <w:t xml:space="preserve">Capitalized for a reason? </w:t>
      </w:r>
    </w:p>
  </w:comment>
  <w:comment w:id="148" w:author="Tanja Schub" w:date="2023-11-26T22:38:00Z" w:initials="TS">
    <w:p w14:paraId="1CE1B8E5" w14:textId="77777777" w:rsidR="003E72E8" w:rsidRDefault="003E72E8" w:rsidP="003E72E8">
      <w:r>
        <w:rPr>
          <w:rStyle w:val="CommentReference"/>
        </w:rPr>
        <w:annotationRef/>
      </w:r>
      <w:r>
        <w:rPr>
          <w:color w:val="000000"/>
          <w:sz w:val="20"/>
          <w:szCs w:val="20"/>
        </w:rPr>
        <w:t>The long in-text citation with the article title can be deleted.</w:t>
      </w:r>
    </w:p>
  </w:comment>
  <w:comment w:id="155" w:author="Tanja Schub" w:date="2023-11-26T22:38:00Z" w:initials="TS">
    <w:p w14:paraId="3017FA3C" w14:textId="77777777" w:rsidR="003E72E8" w:rsidRDefault="003E72E8" w:rsidP="003E72E8">
      <w:r>
        <w:rPr>
          <w:rStyle w:val="CommentReference"/>
        </w:rPr>
        <w:annotationRef/>
      </w:r>
      <w:r>
        <w:rPr>
          <w:color w:val="000000"/>
          <w:sz w:val="20"/>
          <w:szCs w:val="20"/>
        </w:rPr>
        <w:t xml:space="preserve">Need an in text call out for this? </w:t>
      </w:r>
    </w:p>
  </w:comment>
  <w:comment w:id="156" w:author="Tanja Schub" w:date="2023-11-26T22:40:00Z" w:initials="TS">
    <w:p w14:paraId="7B3A798E" w14:textId="77777777" w:rsidR="003E72E8" w:rsidRDefault="003E72E8" w:rsidP="003E72E8">
      <w:r>
        <w:rPr>
          <w:rStyle w:val="CommentReference"/>
        </w:rPr>
        <w:annotationRef/>
      </w:r>
      <w:r>
        <w:rPr>
          <w:color w:val="000000"/>
          <w:sz w:val="20"/>
          <w:szCs w:val="20"/>
        </w:rPr>
        <w:t>Is this needed?</w:t>
      </w:r>
    </w:p>
  </w:comment>
  <w:comment w:id="162" w:author="Tanja Schub" w:date="2023-11-26T22:39:00Z" w:initials="TS">
    <w:p w14:paraId="07C9F81D" w14:textId="278EF477" w:rsidR="003E72E8" w:rsidRDefault="003E72E8" w:rsidP="003E72E8">
      <w:r>
        <w:rPr>
          <w:rStyle w:val="CommentReference"/>
        </w:rPr>
        <w:annotationRef/>
      </w:r>
      <w:r>
        <w:rPr>
          <w:color w:val="000000"/>
          <w:sz w:val="20"/>
          <w:szCs w:val="20"/>
        </w:rPr>
        <w:t>“a feature list”?</w:t>
      </w:r>
    </w:p>
  </w:comment>
  <w:comment w:id="166" w:author="Tanja Schub" w:date="2023-11-26T22:40:00Z" w:initials="TS">
    <w:p w14:paraId="680FD087" w14:textId="77777777" w:rsidR="003E72E8" w:rsidRDefault="003E72E8" w:rsidP="003E72E8">
      <w:r>
        <w:rPr>
          <w:rStyle w:val="CommentReference"/>
        </w:rPr>
        <w:annotationRef/>
      </w:r>
      <w:r>
        <w:rPr>
          <w:color w:val="000000"/>
          <w:sz w:val="20"/>
          <w:szCs w:val="20"/>
        </w:rPr>
        <w:t>Capitalized for a reason?</w:t>
      </w:r>
    </w:p>
  </w:comment>
  <w:comment w:id="169" w:author="Tanja Schub" w:date="2023-11-26T22:41:00Z" w:initials="TS">
    <w:p w14:paraId="060F6435" w14:textId="77777777" w:rsidR="003E72E8" w:rsidRDefault="003E72E8" w:rsidP="003E72E8">
      <w:r>
        <w:rPr>
          <w:rStyle w:val="CommentReference"/>
        </w:rPr>
        <w:annotationRef/>
      </w:r>
      <w:r>
        <w:rPr>
          <w:color w:val="000000"/>
          <w:sz w:val="20"/>
          <w:szCs w:val="20"/>
        </w:rPr>
        <w:t>Eliminate caps?</w:t>
      </w:r>
    </w:p>
  </w:comment>
  <w:comment w:id="170" w:author="Tanja Schub" w:date="2023-11-26T22:42:00Z" w:initials="TS">
    <w:p w14:paraId="395044FE" w14:textId="77777777" w:rsidR="003E72E8" w:rsidRDefault="003E72E8" w:rsidP="003E72E8">
      <w:r>
        <w:rPr>
          <w:rStyle w:val="CommentReference"/>
        </w:rPr>
        <w:annotationRef/>
      </w:r>
      <w:r>
        <w:rPr>
          <w:color w:val="000000"/>
          <w:sz w:val="20"/>
          <w:szCs w:val="20"/>
        </w:rPr>
        <w:t xml:space="preserve">Is “shap” in all lowercase letters correct? And should the figure have a number and in text call-out? </w:t>
      </w:r>
    </w:p>
  </w:comment>
  <w:comment w:id="172" w:author="Tanja Schub" w:date="2023-11-26T22:42:00Z" w:initials="TS">
    <w:p w14:paraId="63FB86AA" w14:textId="77777777" w:rsidR="003E72E8" w:rsidRDefault="003E72E8" w:rsidP="003E72E8">
      <w:r>
        <w:rPr>
          <w:rStyle w:val="CommentReference"/>
        </w:rPr>
        <w:annotationRef/>
      </w:r>
      <w:r>
        <w:rPr>
          <w:color w:val="000000"/>
          <w:sz w:val="20"/>
          <w:szCs w:val="20"/>
        </w:rPr>
        <w:t>Caps necessary?</w:t>
      </w:r>
    </w:p>
  </w:comment>
  <w:comment w:id="175" w:author="Tanja Schub" w:date="2023-11-26T22:43:00Z" w:initials="TS">
    <w:p w14:paraId="4A1A6D8D" w14:textId="77777777" w:rsidR="003E72E8" w:rsidRDefault="003E72E8" w:rsidP="003E72E8">
      <w:r>
        <w:rPr>
          <w:rStyle w:val="CommentReference"/>
        </w:rPr>
        <w:annotationRef/>
      </w:r>
      <w:r>
        <w:rPr>
          <w:color w:val="000000"/>
          <w:sz w:val="20"/>
          <w:szCs w:val="20"/>
        </w:rPr>
        <w:t>n</w:t>
      </w:r>
    </w:p>
  </w:comment>
  <w:comment w:id="176" w:author="Tanja Schub" w:date="2023-11-26T22:44:00Z" w:initials="TS">
    <w:p w14:paraId="116F9D4C" w14:textId="77777777" w:rsidR="003E72E8" w:rsidRDefault="003E72E8" w:rsidP="003E72E8">
      <w:r>
        <w:rPr>
          <w:rStyle w:val="CommentReference"/>
        </w:rPr>
        <w:annotationRef/>
      </w:r>
      <w:r>
        <w:rPr>
          <w:color w:val="000000"/>
          <w:sz w:val="20"/>
          <w:szCs w:val="20"/>
        </w:rPr>
        <w:t>Should the figure below have a figure number and in text all out?</w:t>
      </w:r>
    </w:p>
  </w:comment>
  <w:comment w:id="192" w:author="Tanja Schub" w:date="2023-11-26T22:46:00Z" w:initials="TS">
    <w:p w14:paraId="22366D7B" w14:textId="77777777" w:rsidR="009E452A" w:rsidRDefault="009E452A" w:rsidP="009E452A">
      <w:r>
        <w:rPr>
          <w:rStyle w:val="CommentReference"/>
        </w:rPr>
        <w:annotationRef/>
      </w:r>
      <w:r>
        <w:rPr>
          <w:color w:val="000000"/>
          <w:sz w:val="20"/>
          <w:szCs w:val="20"/>
        </w:rPr>
        <w:t>Is this something you haven’t done yet in the paper?</w:t>
      </w:r>
    </w:p>
  </w:comment>
  <w:comment w:id="194" w:author="Tanja Schub" w:date="2023-11-26T22:47:00Z" w:initials="TS">
    <w:p w14:paraId="48F3D069" w14:textId="77777777" w:rsidR="009E452A" w:rsidRDefault="009E452A" w:rsidP="009E452A">
      <w:r>
        <w:rPr>
          <w:rStyle w:val="CommentReference"/>
        </w:rPr>
        <w:annotationRef/>
      </w:r>
      <w:r>
        <w:rPr>
          <w:color w:val="000000"/>
          <w:sz w:val="20"/>
          <w:szCs w:val="20"/>
        </w:rPr>
        <w:t>shap? Figure number and call-out for the figure below?</w:t>
      </w:r>
    </w:p>
  </w:comment>
  <w:comment w:id="205" w:author="Tanja Schub" w:date="2023-11-26T22:48:00Z" w:initials="TS">
    <w:p w14:paraId="6DA1EABD" w14:textId="77777777" w:rsidR="009E452A" w:rsidRDefault="009E452A" w:rsidP="009E452A">
      <w:r>
        <w:rPr>
          <w:rStyle w:val="CommentReference"/>
        </w:rPr>
        <w:annotationRef/>
      </w:r>
      <w:r>
        <w:rPr>
          <w:sz w:val="20"/>
          <w:szCs w:val="20"/>
        </w:rPr>
        <w:t xml:space="preserve">I think this section is actually a more of a Discussion section and you have combined Methods and Results sections. </w:t>
      </w:r>
    </w:p>
  </w:comment>
  <w:comment w:id="229" w:author="Tanja Schub" w:date="2023-11-26T22:56:00Z" w:initials="TS">
    <w:p w14:paraId="49B89117" w14:textId="77777777" w:rsidR="009E452A" w:rsidRDefault="009E452A" w:rsidP="009E452A">
      <w:r>
        <w:rPr>
          <w:rStyle w:val="CommentReference"/>
        </w:rPr>
        <w:annotationRef/>
      </w:r>
      <w:r>
        <w:rPr>
          <w:color w:val="000000"/>
          <w:sz w:val="20"/>
          <w:szCs w:val="20"/>
        </w:rPr>
        <w:t>Is it standard in data science papers to explicitly discuss null and alternative hypotheses?</w:t>
      </w:r>
    </w:p>
  </w:comment>
  <w:comment w:id="232" w:author="Tanja Schub" w:date="2023-11-26T22:53:00Z" w:initials="TS">
    <w:p w14:paraId="1D042BD6" w14:textId="74C7C867" w:rsidR="009E452A" w:rsidRDefault="009E452A" w:rsidP="009E452A">
      <w:r>
        <w:rPr>
          <w:rStyle w:val="CommentReference"/>
        </w:rPr>
        <w:annotationRef/>
      </w:r>
      <w:r>
        <w:rPr>
          <w:color w:val="000000"/>
          <w:sz w:val="20"/>
          <w:szCs w:val="20"/>
        </w:rPr>
        <w:t>Is this the same as what you said in the previous paragraph?</w:t>
      </w:r>
    </w:p>
  </w:comment>
  <w:comment w:id="239" w:author="Tanja Schub" w:date="2023-11-26T22:54:00Z" w:initials="TS">
    <w:p w14:paraId="094FD0B3" w14:textId="77777777" w:rsidR="009E452A" w:rsidRDefault="009E452A" w:rsidP="009E452A">
      <w:r>
        <w:rPr>
          <w:rStyle w:val="CommentReference"/>
        </w:rPr>
        <w:annotationRef/>
      </w:r>
      <w:r>
        <w:rPr>
          <w:color w:val="000000"/>
          <w:sz w:val="20"/>
          <w:szCs w:val="20"/>
        </w:rPr>
        <w:t>I’m not sure I understand this sentence.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355CD8E" w15:done="0"/>
  <w15:commentEx w15:paraId="61D37828" w15:done="0"/>
  <w15:commentEx w15:paraId="5B08F328" w15:done="0"/>
  <w15:commentEx w15:paraId="535B911F" w15:done="0"/>
  <w15:commentEx w15:paraId="7F58FF17" w15:done="0"/>
  <w15:commentEx w15:paraId="200555E6" w15:done="0"/>
  <w15:commentEx w15:paraId="080CC12E" w15:done="0"/>
  <w15:commentEx w15:paraId="4E877CB2" w15:done="0"/>
  <w15:commentEx w15:paraId="661886E5" w15:done="0"/>
  <w15:commentEx w15:paraId="2D1E15EA" w15:done="0"/>
  <w15:commentEx w15:paraId="6D4464A0" w15:done="0"/>
  <w15:commentEx w15:paraId="654EE625" w15:done="0"/>
  <w15:commentEx w15:paraId="1E8939C9" w15:done="0"/>
  <w15:commentEx w15:paraId="683413B0" w15:done="0"/>
  <w15:commentEx w15:paraId="35E0DEB4" w15:done="0"/>
  <w15:commentEx w15:paraId="13699604" w15:done="0"/>
  <w15:commentEx w15:paraId="1707C0EC" w15:done="0"/>
  <w15:commentEx w15:paraId="239A407F" w15:done="0"/>
  <w15:commentEx w15:paraId="6790DBA2" w15:done="0"/>
  <w15:commentEx w15:paraId="77BFABE7" w15:done="0"/>
  <w15:commentEx w15:paraId="186ACBCC" w15:done="0"/>
  <w15:commentEx w15:paraId="4A6A55D8" w15:done="0"/>
  <w15:commentEx w15:paraId="441C29A6" w15:done="0"/>
  <w15:commentEx w15:paraId="5B1A7EEA" w15:done="0"/>
  <w15:commentEx w15:paraId="38DF61E8" w15:done="0"/>
  <w15:commentEx w15:paraId="228CE128" w15:done="0"/>
  <w15:commentEx w15:paraId="7BB58FC2" w15:done="0"/>
  <w15:commentEx w15:paraId="5538A9A9" w15:done="0"/>
  <w15:commentEx w15:paraId="00A51806" w15:done="0"/>
  <w15:commentEx w15:paraId="03FAAEBA" w15:done="0"/>
  <w15:commentEx w15:paraId="34BD1A06" w15:done="0"/>
  <w15:commentEx w15:paraId="7E677FA1" w15:done="0"/>
  <w15:commentEx w15:paraId="1CE1B8E5" w15:done="0"/>
  <w15:commentEx w15:paraId="3017FA3C" w15:done="0"/>
  <w15:commentEx w15:paraId="7B3A798E" w15:done="0"/>
  <w15:commentEx w15:paraId="07C9F81D" w15:done="0"/>
  <w15:commentEx w15:paraId="680FD087" w15:done="0"/>
  <w15:commentEx w15:paraId="060F6435" w15:done="0"/>
  <w15:commentEx w15:paraId="395044FE" w15:done="0"/>
  <w15:commentEx w15:paraId="63FB86AA" w15:done="0"/>
  <w15:commentEx w15:paraId="4A1A6D8D" w15:done="0"/>
  <w15:commentEx w15:paraId="116F9D4C" w15:done="0"/>
  <w15:commentEx w15:paraId="22366D7B" w15:done="0"/>
  <w15:commentEx w15:paraId="48F3D069" w15:done="0"/>
  <w15:commentEx w15:paraId="6DA1EABD" w15:done="0"/>
  <w15:commentEx w15:paraId="49B89117" w15:done="0"/>
  <w15:commentEx w15:paraId="1D042BD6" w15:done="0"/>
  <w15:commentEx w15:paraId="094FD0B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0422499E" w16cex:dateUtc="2023-11-27T02:13:00Z"/>
  <w16cex:commentExtensible w16cex:durableId="1A2669CA" w16cex:dateUtc="2023-11-27T02:22:00Z"/>
  <w16cex:commentExtensible w16cex:durableId="19103112" w16cex:dateUtc="2023-11-27T02:17:00Z"/>
  <w16cex:commentExtensible w16cex:durableId="1B7A6471" w16cex:dateUtc="2023-11-27T02:29:00Z"/>
  <w16cex:commentExtensible w16cex:durableId="79459D6D" w16cex:dateUtc="2023-11-27T02:32:00Z"/>
  <w16cex:commentExtensible w16cex:durableId="52530DCB" w16cex:dateUtc="2023-11-27T02:33:00Z"/>
  <w16cex:commentExtensible w16cex:durableId="48BBAC23" w16cex:dateUtc="2023-11-27T02:35:00Z"/>
  <w16cex:commentExtensible w16cex:durableId="624137B4" w16cex:dateUtc="2023-11-27T02:37:00Z"/>
  <w16cex:commentExtensible w16cex:durableId="7ACD82D2" w16cex:dateUtc="2023-11-27T02:42:00Z"/>
  <w16cex:commentExtensible w16cex:durableId="03AD2A68" w16cex:dateUtc="2023-11-27T02:44:00Z"/>
  <w16cex:commentExtensible w16cex:durableId="13424E78" w16cex:dateUtc="2023-11-27T03:09:00Z"/>
  <w16cex:commentExtensible w16cex:durableId="5E069933" w16cex:dateUtc="2023-11-27T03:08:00Z"/>
  <w16cex:commentExtensible w16cex:durableId="05FD002B" w16cex:dateUtc="2023-11-27T03:12:00Z"/>
  <w16cex:commentExtensible w16cex:durableId="769DACEF" w16cex:dateUtc="2023-11-27T02:56:00Z"/>
  <w16cex:commentExtensible w16cex:durableId="28B30C4D" w16cex:dateUtc="2023-11-27T02:54:00Z"/>
  <w16cex:commentExtensible w16cex:durableId="1F0517C6" w16cex:dateUtc="2023-11-27T03:10:00Z"/>
  <w16cex:commentExtensible w16cex:durableId="624F58A1" w16cex:dateUtc="2023-11-27T03:13:00Z"/>
  <w16cex:commentExtensible w16cex:durableId="287B8162" w16cex:dateUtc="2023-11-27T03:15:00Z"/>
  <w16cex:commentExtensible w16cex:durableId="043068AB" w16cex:dateUtc="2023-11-27T03:18:00Z"/>
  <w16cex:commentExtensible w16cex:durableId="6F811820" w16cex:dateUtc="2023-11-27T03:21:00Z"/>
  <w16cex:commentExtensible w16cex:durableId="529181C6" w16cex:dateUtc="2023-11-27T03:22:00Z"/>
  <w16cex:commentExtensible w16cex:durableId="017B16AF" w16cex:dateUtc="2023-11-27T03:23:00Z"/>
  <w16cex:commentExtensible w16cex:durableId="57F62084" w16cex:dateUtc="2023-11-27T03:24:00Z"/>
  <w16cex:commentExtensible w16cex:durableId="5C5DAC42" w16cex:dateUtc="2023-11-27T03:25:00Z"/>
  <w16cex:commentExtensible w16cex:durableId="6EEE639E" w16cex:dateUtc="2023-11-27T03:28:00Z"/>
  <w16cex:commentExtensible w16cex:durableId="1FA9C4F8" w16cex:dateUtc="2023-11-27T03:30:00Z"/>
  <w16cex:commentExtensible w16cex:durableId="0A8287CE" w16cex:dateUtc="2023-11-27T03:31:00Z"/>
  <w16cex:commentExtensible w16cex:durableId="4A7A57B4" w16cex:dateUtc="2023-11-27T03:32:00Z"/>
  <w16cex:commentExtensible w16cex:durableId="0EED6F22" w16cex:dateUtc="2023-11-27T03:35:00Z"/>
  <w16cex:commentExtensible w16cex:durableId="7B474B8C" w16cex:dateUtc="2023-11-27T03:35:00Z"/>
  <w16cex:commentExtensible w16cex:durableId="5272A61B" w16cex:dateUtc="2023-11-27T03:36:00Z"/>
  <w16cex:commentExtensible w16cex:durableId="201DB43B" w16cex:dateUtc="2023-11-27T03:36:00Z"/>
  <w16cex:commentExtensible w16cex:durableId="65B38472" w16cex:dateUtc="2023-11-27T03:38:00Z"/>
  <w16cex:commentExtensible w16cex:durableId="4F491207" w16cex:dateUtc="2023-11-27T03:38:00Z"/>
  <w16cex:commentExtensible w16cex:durableId="676A694A" w16cex:dateUtc="2023-11-27T03:40:00Z"/>
  <w16cex:commentExtensible w16cex:durableId="04F21F97" w16cex:dateUtc="2023-11-27T03:39:00Z"/>
  <w16cex:commentExtensible w16cex:durableId="35827763" w16cex:dateUtc="2023-11-27T03:40:00Z"/>
  <w16cex:commentExtensible w16cex:durableId="5485282B" w16cex:dateUtc="2023-11-27T03:41:00Z"/>
  <w16cex:commentExtensible w16cex:durableId="35592A30" w16cex:dateUtc="2023-11-27T03:42:00Z"/>
  <w16cex:commentExtensible w16cex:durableId="594159BC" w16cex:dateUtc="2023-11-27T03:42:00Z"/>
  <w16cex:commentExtensible w16cex:durableId="6CF8524E" w16cex:dateUtc="2023-11-27T03:43:00Z"/>
  <w16cex:commentExtensible w16cex:durableId="058D6AF0" w16cex:dateUtc="2023-11-27T03:44:00Z"/>
  <w16cex:commentExtensible w16cex:durableId="18367700" w16cex:dateUtc="2023-11-27T03:46:00Z"/>
  <w16cex:commentExtensible w16cex:durableId="66BB87B0" w16cex:dateUtc="2023-11-27T03:47:00Z"/>
  <w16cex:commentExtensible w16cex:durableId="727F0943" w16cex:dateUtc="2023-11-27T03:48:00Z"/>
  <w16cex:commentExtensible w16cex:durableId="5E6FFA55" w16cex:dateUtc="2023-11-27T03:56:00Z"/>
  <w16cex:commentExtensible w16cex:durableId="2AD5EF3B" w16cex:dateUtc="2023-11-27T03:53:00Z"/>
  <w16cex:commentExtensible w16cex:durableId="2681945B" w16cex:dateUtc="2023-11-27T03: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355CD8E" w16cid:durableId="0422499E"/>
  <w16cid:commentId w16cid:paraId="61D37828" w16cid:durableId="1A2669CA"/>
  <w16cid:commentId w16cid:paraId="5B08F328" w16cid:durableId="19103112"/>
  <w16cid:commentId w16cid:paraId="535B911F" w16cid:durableId="1B7A6471"/>
  <w16cid:commentId w16cid:paraId="7F58FF17" w16cid:durableId="79459D6D"/>
  <w16cid:commentId w16cid:paraId="200555E6" w16cid:durableId="52530DCB"/>
  <w16cid:commentId w16cid:paraId="080CC12E" w16cid:durableId="48BBAC23"/>
  <w16cid:commentId w16cid:paraId="4E877CB2" w16cid:durableId="624137B4"/>
  <w16cid:commentId w16cid:paraId="661886E5" w16cid:durableId="7ACD82D2"/>
  <w16cid:commentId w16cid:paraId="2D1E15EA" w16cid:durableId="03AD2A68"/>
  <w16cid:commentId w16cid:paraId="6D4464A0" w16cid:durableId="13424E78"/>
  <w16cid:commentId w16cid:paraId="654EE625" w16cid:durableId="5E069933"/>
  <w16cid:commentId w16cid:paraId="1E8939C9" w16cid:durableId="05FD002B"/>
  <w16cid:commentId w16cid:paraId="683413B0" w16cid:durableId="769DACEF"/>
  <w16cid:commentId w16cid:paraId="35E0DEB4" w16cid:durableId="28B30C4D"/>
  <w16cid:commentId w16cid:paraId="13699604" w16cid:durableId="1F0517C6"/>
  <w16cid:commentId w16cid:paraId="1707C0EC" w16cid:durableId="624F58A1"/>
  <w16cid:commentId w16cid:paraId="239A407F" w16cid:durableId="287B8162"/>
  <w16cid:commentId w16cid:paraId="6790DBA2" w16cid:durableId="043068AB"/>
  <w16cid:commentId w16cid:paraId="77BFABE7" w16cid:durableId="6F811820"/>
  <w16cid:commentId w16cid:paraId="186ACBCC" w16cid:durableId="529181C6"/>
  <w16cid:commentId w16cid:paraId="4A6A55D8" w16cid:durableId="017B16AF"/>
  <w16cid:commentId w16cid:paraId="441C29A6" w16cid:durableId="57F62084"/>
  <w16cid:commentId w16cid:paraId="5B1A7EEA" w16cid:durableId="5C5DAC42"/>
  <w16cid:commentId w16cid:paraId="38DF61E8" w16cid:durableId="6EEE639E"/>
  <w16cid:commentId w16cid:paraId="228CE128" w16cid:durableId="1FA9C4F8"/>
  <w16cid:commentId w16cid:paraId="7BB58FC2" w16cid:durableId="0A8287CE"/>
  <w16cid:commentId w16cid:paraId="5538A9A9" w16cid:durableId="4A7A57B4"/>
  <w16cid:commentId w16cid:paraId="00A51806" w16cid:durableId="0EED6F22"/>
  <w16cid:commentId w16cid:paraId="03FAAEBA" w16cid:durableId="7B474B8C"/>
  <w16cid:commentId w16cid:paraId="34BD1A06" w16cid:durableId="5272A61B"/>
  <w16cid:commentId w16cid:paraId="7E677FA1" w16cid:durableId="201DB43B"/>
  <w16cid:commentId w16cid:paraId="1CE1B8E5" w16cid:durableId="65B38472"/>
  <w16cid:commentId w16cid:paraId="3017FA3C" w16cid:durableId="4F491207"/>
  <w16cid:commentId w16cid:paraId="7B3A798E" w16cid:durableId="676A694A"/>
  <w16cid:commentId w16cid:paraId="07C9F81D" w16cid:durableId="04F21F97"/>
  <w16cid:commentId w16cid:paraId="680FD087" w16cid:durableId="35827763"/>
  <w16cid:commentId w16cid:paraId="060F6435" w16cid:durableId="5485282B"/>
  <w16cid:commentId w16cid:paraId="395044FE" w16cid:durableId="35592A30"/>
  <w16cid:commentId w16cid:paraId="63FB86AA" w16cid:durableId="594159BC"/>
  <w16cid:commentId w16cid:paraId="4A1A6D8D" w16cid:durableId="6CF8524E"/>
  <w16cid:commentId w16cid:paraId="116F9D4C" w16cid:durableId="058D6AF0"/>
  <w16cid:commentId w16cid:paraId="22366D7B" w16cid:durableId="18367700"/>
  <w16cid:commentId w16cid:paraId="48F3D069" w16cid:durableId="66BB87B0"/>
  <w16cid:commentId w16cid:paraId="6DA1EABD" w16cid:durableId="727F0943"/>
  <w16cid:commentId w16cid:paraId="49B89117" w16cid:durableId="5E6FFA55"/>
  <w16cid:commentId w16cid:paraId="1D042BD6" w16cid:durableId="2AD5EF3B"/>
  <w16cid:commentId w16cid:paraId="094FD0B3" w16cid:durableId="2681945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0E4742" w14:textId="77777777" w:rsidR="00F050BF" w:rsidRDefault="00F050BF">
      <w:pPr>
        <w:spacing w:before="0" w:after="0" w:line="240" w:lineRule="auto"/>
      </w:pPr>
      <w:r>
        <w:separator/>
      </w:r>
    </w:p>
  </w:endnote>
  <w:endnote w:type="continuationSeparator" w:id="0">
    <w:p w14:paraId="34D277F1" w14:textId="77777777" w:rsidR="00F050BF" w:rsidRDefault="00F050B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Neue Light">
    <w:altName w:val="Corbel"/>
    <w:panose1 w:val="02000403000000020004"/>
    <w:charset w:val="00"/>
    <w:family w:val="auto"/>
    <w:pitch w:val="variable"/>
    <w:sig w:usb0="A00002FF" w:usb1="5000205B" w:usb2="00000002" w:usb3="00000000" w:csb0="00000007" w:csb1="00000000"/>
  </w:font>
  <w:font w:name="Helvetica Neue">
    <w:altName w:val="Corbel"/>
    <w:panose1 w:val="02000503000000020004"/>
    <w:charset w:val="00"/>
    <w:family w:val="auto"/>
    <w:pitch w:val="variable"/>
    <w:sig w:usb0="E50002FF" w:usb1="500079DB" w:usb2="00000010" w:usb3="00000000" w:csb0="00000001" w:csb1="00000000"/>
  </w:font>
  <w:font w:name="Helvetica Neue Thin">
    <w:altName w:val="Arial"/>
    <w:panose1 w:val="020B0403020202020204"/>
    <w:charset w:val="00"/>
    <w:family w:val="swiss"/>
    <w:pitch w:val="variable"/>
    <w:sig w:usb0="E00002EF" w:usb1="5000205B" w:usb2="00000002" w:usb3="00000000" w:csb0="0000009F" w:csb1="00000000"/>
  </w:font>
  <w:font w:name="Lucida Grande">
    <w:altName w:val="Arial"/>
    <w:panose1 w:val="020B0600040502020204"/>
    <w:charset w:val="00"/>
    <w:family w:val="swiss"/>
    <w:pitch w:val="variable"/>
    <w:sig w:usb0="E1000AEF" w:usb1="5000A1FF" w:usb2="00000000" w:usb3="00000000" w:csb0="000001BF" w:csb1="00000000"/>
  </w:font>
  <w:font w:name="Helvetica Neue Medium">
    <w:altName w:val="Arial"/>
    <w:panose1 w:val="020B0604020202020204"/>
    <w:charset w:val="4D"/>
    <w:family w:val="swiss"/>
    <w:pitch w:val="variable"/>
    <w:sig w:usb0="A00002FF" w:usb1="5000205B" w:usb2="00000002" w:usb3="00000000" w:csb0="0000009B" w:csb1="00000000"/>
  </w:font>
  <w:font w:name="Georgia">
    <w:panose1 w:val="020405020504050203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w:altName w:val="Times New Roman"/>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theta">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B9206" w14:textId="77777777" w:rsidR="00EF48FD" w:rsidRDefault="00EF48FD">
    <w:pPr>
      <w:widowControl w:val="0"/>
      <w:pBdr>
        <w:top w:val="nil"/>
        <w:left w:val="nil"/>
        <w:bottom w:val="nil"/>
        <w:right w:val="nil"/>
        <w:between w:val="nil"/>
      </w:pBdr>
      <w:spacing w:before="0" w:after="0" w:line="276" w:lineRule="auto"/>
      <w:rPr>
        <w:rFonts w:ascii="Helvetica Neue Light" w:hAnsi="Helvetica Neue Light"/>
        <w:color w:val="000000"/>
      </w:rPr>
    </w:pPr>
  </w:p>
  <w:tbl>
    <w:tblPr>
      <w:tblStyle w:val="a2"/>
      <w:tblW w:w="8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98"/>
      <w:gridCol w:w="4050"/>
      <w:gridCol w:w="2880"/>
    </w:tblGrid>
    <w:tr w:rsidR="00EF48FD" w14:paraId="4C65599B" w14:textId="77777777">
      <w:tc>
        <w:tcPr>
          <w:tcW w:w="1998" w:type="dxa"/>
        </w:tcPr>
        <w:p w14:paraId="5DBD9C29" w14:textId="77777777" w:rsidR="00EF48FD" w:rsidRDefault="00715C15">
          <w:pPr>
            <w:pBdr>
              <w:top w:val="nil"/>
              <w:left w:val="nil"/>
              <w:bottom w:val="nil"/>
              <w:right w:val="nil"/>
              <w:between w:val="nil"/>
            </w:pBdr>
            <w:tabs>
              <w:tab w:val="center" w:pos="4320"/>
              <w:tab w:val="right" w:pos="8640"/>
            </w:tabs>
            <w:rPr>
              <w:rFonts w:ascii="Helvetica Neue Light" w:hAnsi="Helvetica Neue Light"/>
              <w:color w:val="808080"/>
              <w:sz w:val="18"/>
              <w:szCs w:val="18"/>
            </w:rPr>
          </w:pPr>
          <w:r>
            <w:rPr>
              <w:rFonts w:ascii="Helvetica Neue Light" w:hAnsi="Helvetica Neue Light"/>
              <w:color w:val="808080"/>
              <w:sz w:val="18"/>
              <w:szCs w:val="18"/>
            </w:rPr>
            <w:t>5/15/23</w:t>
          </w:r>
        </w:p>
      </w:tc>
      <w:tc>
        <w:tcPr>
          <w:tcW w:w="4050" w:type="dxa"/>
        </w:tcPr>
        <w:p w14:paraId="4E1CC2A3" w14:textId="77777777" w:rsidR="00EF48FD" w:rsidRDefault="00715C15">
          <w:pPr>
            <w:pBdr>
              <w:top w:val="nil"/>
              <w:left w:val="nil"/>
              <w:bottom w:val="nil"/>
              <w:right w:val="nil"/>
              <w:between w:val="nil"/>
            </w:pBdr>
            <w:tabs>
              <w:tab w:val="center" w:pos="4320"/>
              <w:tab w:val="right" w:pos="8640"/>
            </w:tabs>
            <w:rPr>
              <w:rFonts w:ascii="Helvetica Neue Light" w:hAnsi="Helvetica Neue Light"/>
              <w:color w:val="808080"/>
              <w:sz w:val="18"/>
              <w:szCs w:val="18"/>
            </w:rPr>
          </w:pPr>
          <w:r>
            <w:rPr>
              <w:rFonts w:ascii="Helvetica Neue Light" w:hAnsi="Helvetica Neue Light"/>
              <w:color w:val="808080"/>
              <w:sz w:val="18"/>
              <w:szCs w:val="18"/>
            </w:rPr>
            <w:t>Property of DS Management Solutions</w:t>
          </w:r>
        </w:p>
      </w:tc>
      <w:tc>
        <w:tcPr>
          <w:tcW w:w="2880" w:type="dxa"/>
        </w:tcPr>
        <w:p w14:paraId="4063B6B7" w14:textId="77777777" w:rsidR="00EF48FD" w:rsidRDefault="00715C15">
          <w:pPr>
            <w:pBdr>
              <w:top w:val="nil"/>
              <w:left w:val="nil"/>
              <w:bottom w:val="nil"/>
              <w:right w:val="nil"/>
              <w:between w:val="nil"/>
            </w:pBdr>
            <w:tabs>
              <w:tab w:val="center" w:pos="4320"/>
              <w:tab w:val="right" w:pos="8640"/>
            </w:tabs>
            <w:ind w:left="1170"/>
            <w:rPr>
              <w:rFonts w:ascii="Helvetica Neue Light" w:hAnsi="Helvetica Neue Light"/>
              <w:color w:val="808080"/>
              <w:sz w:val="18"/>
              <w:szCs w:val="18"/>
            </w:rPr>
          </w:pPr>
          <w:r>
            <w:rPr>
              <w:rFonts w:ascii="Helvetica Neue Light" w:hAnsi="Helvetica Neue Light"/>
              <w:color w:val="808080"/>
              <w:sz w:val="18"/>
              <w:szCs w:val="18"/>
            </w:rPr>
            <w:t xml:space="preserve">Page </w:t>
          </w:r>
          <w:r>
            <w:rPr>
              <w:rFonts w:ascii="Helvetica Neue Light" w:hAnsi="Helvetica Neue Light"/>
              <w:color w:val="808080"/>
              <w:sz w:val="18"/>
              <w:szCs w:val="18"/>
            </w:rPr>
            <w:fldChar w:fldCharType="begin"/>
          </w:r>
          <w:r>
            <w:rPr>
              <w:rFonts w:ascii="Helvetica Neue Light" w:hAnsi="Helvetica Neue Light"/>
              <w:color w:val="808080"/>
              <w:sz w:val="18"/>
              <w:szCs w:val="18"/>
            </w:rPr>
            <w:instrText>PAGE</w:instrText>
          </w:r>
          <w:r>
            <w:rPr>
              <w:rFonts w:ascii="Helvetica Neue Light" w:hAnsi="Helvetica Neue Light"/>
              <w:color w:val="808080"/>
              <w:sz w:val="18"/>
              <w:szCs w:val="18"/>
            </w:rPr>
            <w:fldChar w:fldCharType="end"/>
          </w:r>
          <w:r>
            <w:rPr>
              <w:rFonts w:ascii="Helvetica Neue Light" w:hAnsi="Helvetica Neue Light"/>
              <w:color w:val="808080"/>
              <w:sz w:val="18"/>
              <w:szCs w:val="18"/>
            </w:rPr>
            <w:t xml:space="preserve"> of </w:t>
          </w:r>
        </w:p>
      </w:tc>
    </w:tr>
  </w:tbl>
  <w:p w14:paraId="672B61F4" w14:textId="77777777" w:rsidR="00EF48FD" w:rsidRDefault="00EF48FD">
    <w:pPr>
      <w:pBdr>
        <w:top w:val="nil"/>
        <w:left w:val="nil"/>
        <w:bottom w:val="nil"/>
        <w:right w:val="nil"/>
        <w:between w:val="nil"/>
      </w:pBdr>
      <w:tabs>
        <w:tab w:val="center" w:pos="4320"/>
        <w:tab w:val="right" w:pos="8640"/>
      </w:tabs>
      <w:rPr>
        <w:rFonts w:ascii="Helvetica Neue Light" w:hAnsi="Helvetica Neue Light"/>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D7435" w14:textId="77777777" w:rsidR="00EF48FD" w:rsidRDefault="00EF48FD">
    <w:pPr>
      <w:pBdr>
        <w:top w:val="nil"/>
        <w:left w:val="nil"/>
        <w:bottom w:val="nil"/>
        <w:right w:val="nil"/>
        <w:between w:val="nil"/>
      </w:pBdr>
      <w:tabs>
        <w:tab w:val="center" w:pos="4320"/>
        <w:tab w:val="right" w:pos="8640"/>
      </w:tabs>
      <w:rPr>
        <w:rFonts w:ascii="Helvetica Neue Light" w:hAnsi="Helvetica Neue Light"/>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B1D935" w14:textId="77777777" w:rsidR="00F050BF" w:rsidRDefault="00F050BF">
      <w:pPr>
        <w:spacing w:before="0" w:after="0" w:line="240" w:lineRule="auto"/>
      </w:pPr>
      <w:r>
        <w:separator/>
      </w:r>
    </w:p>
  </w:footnote>
  <w:footnote w:type="continuationSeparator" w:id="0">
    <w:p w14:paraId="09AAFA31" w14:textId="77777777" w:rsidR="00F050BF" w:rsidRDefault="00F050BF">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800DB"/>
    <w:multiLevelType w:val="hybridMultilevel"/>
    <w:tmpl w:val="1EC6D7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DC0B1C"/>
    <w:multiLevelType w:val="hybridMultilevel"/>
    <w:tmpl w:val="EA1AA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CF4690"/>
    <w:multiLevelType w:val="hybridMultilevel"/>
    <w:tmpl w:val="696CC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0A72CF"/>
    <w:multiLevelType w:val="hybridMultilevel"/>
    <w:tmpl w:val="D146E2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2E869EF"/>
    <w:multiLevelType w:val="hybridMultilevel"/>
    <w:tmpl w:val="D146E2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9F97359"/>
    <w:multiLevelType w:val="hybridMultilevel"/>
    <w:tmpl w:val="819EF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8242FE"/>
    <w:multiLevelType w:val="multilevel"/>
    <w:tmpl w:val="B2A050E0"/>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11941A9"/>
    <w:multiLevelType w:val="hybridMultilevel"/>
    <w:tmpl w:val="1EC6D7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8932E4D"/>
    <w:multiLevelType w:val="hybridMultilevel"/>
    <w:tmpl w:val="FACE4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304DA4"/>
    <w:multiLevelType w:val="hybridMultilevel"/>
    <w:tmpl w:val="D146E2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C374A4E"/>
    <w:multiLevelType w:val="hybridMultilevel"/>
    <w:tmpl w:val="1EC6D78E"/>
    <w:lvl w:ilvl="0" w:tplc="1D26BD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00700F"/>
    <w:multiLevelType w:val="hybridMultilevel"/>
    <w:tmpl w:val="9E386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365267"/>
    <w:multiLevelType w:val="hybridMultilevel"/>
    <w:tmpl w:val="D146E2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1494AE5"/>
    <w:multiLevelType w:val="hybridMultilevel"/>
    <w:tmpl w:val="DCC27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351330A"/>
    <w:multiLevelType w:val="hybridMultilevel"/>
    <w:tmpl w:val="6F7EB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59827AC"/>
    <w:multiLevelType w:val="hybridMultilevel"/>
    <w:tmpl w:val="5D8EA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895BD0"/>
    <w:multiLevelType w:val="hybridMultilevel"/>
    <w:tmpl w:val="05D04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66657120">
    <w:abstractNumId w:val="6"/>
  </w:num>
  <w:num w:numId="2" w16cid:durableId="375199978">
    <w:abstractNumId w:val="1"/>
  </w:num>
  <w:num w:numId="3" w16cid:durableId="1744255916">
    <w:abstractNumId w:val="15"/>
  </w:num>
  <w:num w:numId="4" w16cid:durableId="547032706">
    <w:abstractNumId w:val="8"/>
  </w:num>
  <w:num w:numId="5" w16cid:durableId="1740597984">
    <w:abstractNumId w:val="13"/>
  </w:num>
  <w:num w:numId="6" w16cid:durableId="1318388391">
    <w:abstractNumId w:val="14"/>
  </w:num>
  <w:num w:numId="7" w16cid:durableId="2053384269">
    <w:abstractNumId w:val="10"/>
  </w:num>
  <w:num w:numId="8" w16cid:durableId="1044250627">
    <w:abstractNumId w:val="2"/>
  </w:num>
  <w:num w:numId="9" w16cid:durableId="912856430">
    <w:abstractNumId w:val="4"/>
  </w:num>
  <w:num w:numId="10" w16cid:durableId="754404840">
    <w:abstractNumId w:val="3"/>
  </w:num>
  <w:num w:numId="11" w16cid:durableId="1383793009">
    <w:abstractNumId w:val="9"/>
  </w:num>
  <w:num w:numId="12" w16cid:durableId="282463584">
    <w:abstractNumId w:val="12"/>
  </w:num>
  <w:num w:numId="13" w16cid:durableId="964627024">
    <w:abstractNumId w:val="7"/>
  </w:num>
  <w:num w:numId="14" w16cid:durableId="1911384043">
    <w:abstractNumId w:val="0"/>
  </w:num>
  <w:num w:numId="15" w16cid:durableId="1766919061">
    <w:abstractNumId w:val="16"/>
  </w:num>
  <w:num w:numId="16" w16cid:durableId="201019227">
    <w:abstractNumId w:val="5"/>
  </w:num>
  <w:num w:numId="17" w16cid:durableId="1630356703">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anja Schub">
    <w15:presenceInfo w15:providerId="Windows Live" w15:userId="a914b2b8a78102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48FD"/>
    <w:rsid w:val="00012E70"/>
    <w:rsid w:val="00017BFF"/>
    <w:rsid w:val="00022761"/>
    <w:rsid w:val="0003181F"/>
    <w:rsid w:val="00031CB1"/>
    <w:rsid w:val="00034B52"/>
    <w:rsid w:val="00040579"/>
    <w:rsid w:val="00050B26"/>
    <w:rsid w:val="0005527B"/>
    <w:rsid w:val="00060A68"/>
    <w:rsid w:val="00066EA5"/>
    <w:rsid w:val="00072A78"/>
    <w:rsid w:val="00073EA6"/>
    <w:rsid w:val="000768F4"/>
    <w:rsid w:val="0008268A"/>
    <w:rsid w:val="000C557C"/>
    <w:rsid w:val="000D6118"/>
    <w:rsid w:val="000E015F"/>
    <w:rsid w:val="000F536C"/>
    <w:rsid w:val="001005E9"/>
    <w:rsid w:val="001112F6"/>
    <w:rsid w:val="00141324"/>
    <w:rsid w:val="0014729A"/>
    <w:rsid w:val="00162FD3"/>
    <w:rsid w:val="0016648E"/>
    <w:rsid w:val="00170179"/>
    <w:rsid w:val="00180E5A"/>
    <w:rsid w:val="00180EBA"/>
    <w:rsid w:val="00192FB0"/>
    <w:rsid w:val="001A0997"/>
    <w:rsid w:val="001A37E5"/>
    <w:rsid w:val="001B3F53"/>
    <w:rsid w:val="001B7988"/>
    <w:rsid w:val="001C3E97"/>
    <w:rsid w:val="001C446E"/>
    <w:rsid w:val="001E380B"/>
    <w:rsid w:val="001E3BC8"/>
    <w:rsid w:val="001F116C"/>
    <w:rsid w:val="001F1B46"/>
    <w:rsid w:val="001F3F21"/>
    <w:rsid w:val="00207948"/>
    <w:rsid w:val="00220FB8"/>
    <w:rsid w:val="00224FF4"/>
    <w:rsid w:val="002538B7"/>
    <w:rsid w:val="00255746"/>
    <w:rsid w:val="00262AD4"/>
    <w:rsid w:val="0027539F"/>
    <w:rsid w:val="00284BFE"/>
    <w:rsid w:val="0029616A"/>
    <w:rsid w:val="002A544F"/>
    <w:rsid w:val="002B5069"/>
    <w:rsid w:val="002C1DFC"/>
    <w:rsid w:val="002C6DD7"/>
    <w:rsid w:val="002D6A2C"/>
    <w:rsid w:val="002E5747"/>
    <w:rsid w:val="002E5FAC"/>
    <w:rsid w:val="002F5F46"/>
    <w:rsid w:val="00304533"/>
    <w:rsid w:val="00306448"/>
    <w:rsid w:val="0031337A"/>
    <w:rsid w:val="003150EA"/>
    <w:rsid w:val="00331055"/>
    <w:rsid w:val="003357AF"/>
    <w:rsid w:val="003447D8"/>
    <w:rsid w:val="0034735A"/>
    <w:rsid w:val="003521C8"/>
    <w:rsid w:val="00360A8E"/>
    <w:rsid w:val="0036623D"/>
    <w:rsid w:val="00372E3A"/>
    <w:rsid w:val="0037331D"/>
    <w:rsid w:val="003A432D"/>
    <w:rsid w:val="003A5794"/>
    <w:rsid w:val="003B236A"/>
    <w:rsid w:val="003B339E"/>
    <w:rsid w:val="003C2E5C"/>
    <w:rsid w:val="003C408E"/>
    <w:rsid w:val="003D0BAC"/>
    <w:rsid w:val="003D22A3"/>
    <w:rsid w:val="003E72E8"/>
    <w:rsid w:val="003F1596"/>
    <w:rsid w:val="00403CA9"/>
    <w:rsid w:val="00417173"/>
    <w:rsid w:val="00423C5C"/>
    <w:rsid w:val="00423E18"/>
    <w:rsid w:val="00426AF4"/>
    <w:rsid w:val="0043019A"/>
    <w:rsid w:val="00441E46"/>
    <w:rsid w:val="0044276C"/>
    <w:rsid w:val="0045400A"/>
    <w:rsid w:val="0046269A"/>
    <w:rsid w:val="00472D99"/>
    <w:rsid w:val="004740DC"/>
    <w:rsid w:val="004746D4"/>
    <w:rsid w:val="00476F19"/>
    <w:rsid w:val="00485B34"/>
    <w:rsid w:val="00485FF6"/>
    <w:rsid w:val="00487402"/>
    <w:rsid w:val="00490B6A"/>
    <w:rsid w:val="004A1464"/>
    <w:rsid w:val="004A3BA7"/>
    <w:rsid w:val="004B1A85"/>
    <w:rsid w:val="004B2694"/>
    <w:rsid w:val="004B768B"/>
    <w:rsid w:val="004C2E18"/>
    <w:rsid w:val="004C7845"/>
    <w:rsid w:val="004E1AAF"/>
    <w:rsid w:val="004F37F3"/>
    <w:rsid w:val="00503F3F"/>
    <w:rsid w:val="00506AD6"/>
    <w:rsid w:val="00507F23"/>
    <w:rsid w:val="00510141"/>
    <w:rsid w:val="00510436"/>
    <w:rsid w:val="0051125E"/>
    <w:rsid w:val="00514EDB"/>
    <w:rsid w:val="0052201D"/>
    <w:rsid w:val="005456B3"/>
    <w:rsid w:val="00545BE9"/>
    <w:rsid w:val="005814B0"/>
    <w:rsid w:val="00590138"/>
    <w:rsid w:val="00595268"/>
    <w:rsid w:val="005C1EBA"/>
    <w:rsid w:val="005D36B8"/>
    <w:rsid w:val="005F16B7"/>
    <w:rsid w:val="005F521A"/>
    <w:rsid w:val="00605635"/>
    <w:rsid w:val="0061790A"/>
    <w:rsid w:val="00623707"/>
    <w:rsid w:val="006278B0"/>
    <w:rsid w:val="006318A9"/>
    <w:rsid w:val="006357C5"/>
    <w:rsid w:val="00645AE8"/>
    <w:rsid w:val="00650108"/>
    <w:rsid w:val="00660E3B"/>
    <w:rsid w:val="00660F05"/>
    <w:rsid w:val="00665746"/>
    <w:rsid w:val="006679DF"/>
    <w:rsid w:val="00674338"/>
    <w:rsid w:val="006812E0"/>
    <w:rsid w:val="006A6EC3"/>
    <w:rsid w:val="006A6F31"/>
    <w:rsid w:val="006B26F9"/>
    <w:rsid w:val="006C2F39"/>
    <w:rsid w:val="006C6262"/>
    <w:rsid w:val="006E757A"/>
    <w:rsid w:val="006F3486"/>
    <w:rsid w:val="00704E13"/>
    <w:rsid w:val="00715C15"/>
    <w:rsid w:val="00725511"/>
    <w:rsid w:val="007314F2"/>
    <w:rsid w:val="00740CC3"/>
    <w:rsid w:val="0076491A"/>
    <w:rsid w:val="00772752"/>
    <w:rsid w:val="007854B9"/>
    <w:rsid w:val="007943FD"/>
    <w:rsid w:val="00794428"/>
    <w:rsid w:val="007A18EC"/>
    <w:rsid w:val="007B5742"/>
    <w:rsid w:val="007F3B74"/>
    <w:rsid w:val="007F48A8"/>
    <w:rsid w:val="00800135"/>
    <w:rsid w:val="00803F7D"/>
    <w:rsid w:val="00806F1C"/>
    <w:rsid w:val="0083706C"/>
    <w:rsid w:val="00842C1B"/>
    <w:rsid w:val="008503BF"/>
    <w:rsid w:val="0085213E"/>
    <w:rsid w:val="008542B4"/>
    <w:rsid w:val="00864F48"/>
    <w:rsid w:val="00867DF2"/>
    <w:rsid w:val="008764DF"/>
    <w:rsid w:val="00877934"/>
    <w:rsid w:val="00882E86"/>
    <w:rsid w:val="00885B40"/>
    <w:rsid w:val="008979B3"/>
    <w:rsid w:val="008A6CEA"/>
    <w:rsid w:val="008B1103"/>
    <w:rsid w:val="008B5F8D"/>
    <w:rsid w:val="008D1686"/>
    <w:rsid w:val="008D3767"/>
    <w:rsid w:val="008E6942"/>
    <w:rsid w:val="008F0323"/>
    <w:rsid w:val="0093770E"/>
    <w:rsid w:val="009417FE"/>
    <w:rsid w:val="0094637C"/>
    <w:rsid w:val="0094782E"/>
    <w:rsid w:val="00955BF0"/>
    <w:rsid w:val="009673D9"/>
    <w:rsid w:val="00984BB3"/>
    <w:rsid w:val="0099328A"/>
    <w:rsid w:val="009A7F60"/>
    <w:rsid w:val="009C3E55"/>
    <w:rsid w:val="009E452A"/>
    <w:rsid w:val="009E4797"/>
    <w:rsid w:val="009E69CD"/>
    <w:rsid w:val="009E7D45"/>
    <w:rsid w:val="009F170F"/>
    <w:rsid w:val="009F7F79"/>
    <w:rsid w:val="00A03CF5"/>
    <w:rsid w:val="00A14638"/>
    <w:rsid w:val="00A15A5C"/>
    <w:rsid w:val="00A2148F"/>
    <w:rsid w:val="00A4022F"/>
    <w:rsid w:val="00A4032C"/>
    <w:rsid w:val="00A423E3"/>
    <w:rsid w:val="00A50201"/>
    <w:rsid w:val="00A56F7E"/>
    <w:rsid w:val="00A8773D"/>
    <w:rsid w:val="00A87E6E"/>
    <w:rsid w:val="00AA32DD"/>
    <w:rsid w:val="00AB3EE9"/>
    <w:rsid w:val="00AB5E3F"/>
    <w:rsid w:val="00AB79CE"/>
    <w:rsid w:val="00AC687D"/>
    <w:rsid w:val="00AF36F8"/>
    <w:rsid w:val="00AF3DD4"/>
    <w:rsid w:val="00B042C1"/>
    <w:rsid w:val="00B14A02"/>
    <w:rsid w:val="00B22D17"/>
    <w:rsid w:val="00B4319A"/>
    <w:rsid w:val="00B436B5"/>
    <w:rsid w:val="00B47CC4"/>
    <w:rsid w:val="00B50E50"/>
    <w:rsid w:val="00B52B0B"/>
    <w:rsid w:val="00B81FBD"/>
    <w:rsid w:val="00B87706"/>
    <w:rsid w:val="00B96010"/>
    <w:rsid w:val="00BA2BA8"/>
    <w:rsid w:val="00BB0428"/>
    <w:rsid w:val="00BB05C5"/>
    <w:rsid w:val="00BB2FBB"/>
    <w:rsid w:val="00BB7285"/>
    <w:rsid w:val="00BE02CE"/>
    <w:rsid w:val="00BE7E53"/>
    <w:rsid w:val="00BF1B9D"/>
    <w:rsid w:val="00C03BD0"/>
    <w:rsid w:val="00C03E33"/>
    <w:rsid w:val="00C04C04"/>
    <w:rsid w:val="00C10911"/>
    <w:rsid w:val="00C172EE"/>
    <w:rsid w:val="00C22FD3"/>
    <w:rsid w:val="00C23428"/>
    <w:rsid w:val="00C33565"/>
    <w:rsid w:val="00C3419A"/>
    <w:rsid w:val="00C4221E"/>
    <w:rsid w:val="00C5343E"/>
    <w:rsid w:val="00C82721"/>
    <w:rsid w:val="00CA15AD"/>
    <w:rsid w:val="00CA6EEF"/>
    <w:rsid w:val="00CC4CC0"/>
    <w:rsid w:val="00CD57C6"/>
    <w:rsid w:val="00CE3940"/>
    <w:rsid w:val="00D322E8"/>
    <w:rsid w:val="00D53C29"/>
    <w:rsid w:val="00D55F05"/>
    <w:rsid w:val="00D57350"/>
    <w:rsid w:val="00D57DBE"/>
    <w:rsid w:val="00D644B2"/>
    <w:rsid w:val="00D66007"/>
    <w:rsid w:val="00D80C93"/>
    <w:rsid w:val="00D92B05"/>
    <w:rsid w:val="00DA4532"/>
    <w:rsid w:val="00DC09E1"/>
    <w:rsid w:val="00DC2F10"/>
    <w:rsid w:val="00DD286A"/>
    <w:rsid w:val="00DD3162"/>
    <w:rsid w:val="00DF4EA7"/>
    <w:rsid w:val="00DF570E"/>
    <w:rsid w:val="00DF6669"/>
    <w:rsid w:val="00E00CDB"/>
    <w:rsid w:val="00E202C1"/>
    <w:rsid w:val="00E40971"/>
    <w:rsid w:val="00E5166E"/>
    <w:rsid w:val="00E66A4E"/>
    <w:rsid w:val="00E74579"/>
    <w:rsid w:val="00E80330"/>
    <w:rsid w:val="00E87A51"/>
    <w:rsid w:val="00E87A9E"/>
    <w:rsid w:val="00E942B6"/>
    <w:rsid w:val="00E95D6A"/>
    <w:rsid w:val="00EC06CC"/>
    <w:rsid w:val="00EC365F"/>
    <w:rsid w:val="00ED13DC"/>
    <w:rsid w:val="00ED1663"/>
    <w:rsid w:val="00ED30F1"/>
    <w:rsid w:val="00ED5D89"/>
    <w:rsid w:val="00ED74E2"/>
    <w:rsid w:val="00EE55F4"/>
    <w:rsid w:val="00EF48FD"/>
    <w:rsid w:val="00EF6842"/>
    <w:rsid w:val="00F050BF"/>
    <w:rsid w:val="00F13507"/>
    <w:rsid w:val="00F268AC"/>
    <w:rsid w:val="00F32E9E"/>
    <w:rsid w:val="00F41E2E"/>
    <w:rsid w:val="00F60BC8"/>
    <w:rsid w:val="00F76877"/>
    <w:rsid w:val="00F839B7"/>
    <w:rsid w:val="00F84C39"/>
    <w:rsid w:val="00F90BA7"/>
    <w:rsid w:val="00F91A1D"/>
    <w:rsid w:val="00F93100"/>
    <w:rsid w:val="00FA5F04"/>
    <w:rsid w:val="00FB06AA"/>
    <w:rsid w:val="00FB0CF0"/>
    <w:rsid w:val="00FB1080"/>
    <w:rsid w:val="00FB2013"/>
    <w:rsid w:val="00FB28B7"/>
    <w:rsid w:val="00FB3171"/>
    <w:rsid w:val="00FC120E"/>
    <w:rsid w:val="00FC2853"/>
    <w:rsid w:val="00FF4676"/>
    <w:rsid w:val="00FF4805"/>
    <w:rsid w:val="00FF5AA5"/>
    <w:rsid w:val="00FF65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7FE00"/>
  <w15:docId w15:val="{7FF2CF54-3DF6-5746-9EFC-7ACE42BBA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Helvetica Neue Light" w:eastAsia="Helvetica Neue Light" w:hAnsi="Helvetica Neue Light" w:cs="Helvetica Neue Light"/>
        <w:sz w:val="24"/>
        <w:szCs w:val="24"/>
        <w:lang w:val="en-US" w:eastAsia="en-US" w:bidi="ar-SA"/>
      </w:rPr>
    </w:rPrDefault>
    <w:pPrDefault>
      <w:pPr>
        <w:spacing w:before="240" w:after="24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43E"/>
    <w:rPr>
      <w:rFonts w:ascii="Helvetica Neue" w:hAnsi="Helvetica Neue"/>
    </w:rPr>
  </w:style>
  <w:style w:type="paragraph" w:styleId="Heading1">
    <w:name w:val="heading 1"/>
    <w:basedOn w:val="Normal"/>
    <w:next w:val="Normal"/>
    <w:link w:val="Heading1Char"/>
    <w:uiPriority w:val="9"/>
    <w:qFormat/>
    <w:rsid w:val="001919DC"/>
    <w:pPr>
      <w:keepNext/>
      <w:keepLines/>
      <w:spacing w:before="480"/>
      <w:outlineLvl w:val="0"/>
    </w:pPr>
    <w:rPr>
      <w:rFonts w:eastAsiaTheme="majorEastAsia" w:cstheme="majorBidi"/>
      <w:b/>
      <w:bCs/>
      <w:color w:val="3170A8" w:themeColor="accent1" w:themeShade="B5"/>
      <w:sz w:val="32"/>
      <w:szCs w:val="32"/>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D30C9"/>
    <w:pPr>
      <w:pBdr>
        <w:bottom w:val="single" w:sz="8" w:space="4" w:color="629DD1" w:themeColor="accent1"/>
      </w:pBdr>
      <w:spacing w:before="0" w:after="300" w:line="240" w:lineRule="auto"/>
      <w:contextualSpacing/>
    </w:pPr>
    <w:rPr>
      <w:rFonts w:eastAsiaTheme="majorEastAsia" w:cstheme="majorBidi"/>
      <w:color w:val="1B1D3D" w:themeColor="text2" w:themeShade="BF"/>
      <w:spacing w:val="5"/>
      <w:kern w:val="28"/>
      <w:sz w:val="36"/>
      <w:szCs w:val="52"/>
    </w:rPr>
  </w:style>
  <w:style w:type="character" w:customStyle="1" w:styleId="Heading1Char">
    <w:name w:val="Heading 1 Char"/>
    <w:basedOn w:val="DefaultParagraphFont"/>
    <w:link w:val="Heading1"/>
    <w:uiPriority w:val="9"/>
    <w:rsid w:val="001919DC"/>
    <w:rPr>
      <w:rFonts w:ascii="Helvetica Neue Thin" w:eastAsiaTheme="majorEastAsia" w:hAnsi="Helvetica Neue Thin" w:cstheme="majorBidi"/>
      <w:b/>
      <w:bCs/>
      <w:color w:val="3170A8" w:themeColor="accent1" w:themeShade="B5"/>
      <w:sz w:val="32"/>
      <w:szCs w:val="32"/>
    </w:rPr>
  </w:style>
  <w:style w:type="paragraph" w:styleId="DocumentMap">
    <w:name w:val="Document Map"/>
    <w:basedOn w:val="Normal"/>
    <w:link w:val="DocumentMapChar"/>
    <w:uiPriority w:val="99"/>
    <w:semiHidden/>
    <w:unhideWhenUsed/>
    <w:rsid w:val="00416A98"/>
    <w:rPr>
      <w:rFonts w:ascii="Lucida Grande" w:hAnsi="Lucida Grande" w:cs="Lucida Grande"/>
    </w:rPr>
  </w:style>
  <w:style w:type="character" w:customStyle="1" w:styleId="DocumentMapChar">
    <w:name w:val="Document Map Char"/>
    <w:basedOn w:val="DefaultParagraphFont"/>
    <w:link w:val="DocumentMap"/>
    <w:uiPriority w:val="99"/>
    <w:semiHidden/>
    <w:rsid w:val="00416A98"/>
    <w:rPr>
      <w:rFonts w:ascii="Lucida Grande" w:hAnsi="Lucida Grande" w:cs="Lucida Grande"/>
    </w:rPr>
  </w:style>
  <w:style w:type="paragraph" w:styleId="TOC1">
    <w:name w:val="toc 1"/>
    <w:basedOn w:val="Normal"/>
    <w:next w:val="Normal"/>
    <w:autoRedefine/>
    <w:uiPriority w:val="39"/>
    <w:unhideWhenUsed/>
    <w:rsid w:val="000D6118"/>
    <w:pPr>
      <w:tabs>
        <w:tab w:val="right" w:pos="8630"/>
      </w:tabs>
      <w:spacing w:before="360"/>
    </w:pPr>
    <w:rPr>
      <w:sz w:val="28"/>
      <w:szCs w:val="28"/>
      <w:u w:val="single"/>
    </w:rPr>
  </w:style>
  <w:style w:type="paragraph" w:styleId="TOC2">
    <w:name w:val="toc 2"/>
    <w:basedOn w:val="Normal"/>
    <w:next w:val="Normal"/>
    <w:autoRedefine/>
    <w:uiPriority w:val="39"/>
    <w:unhideWhenUsed/>
    <w:rsid w:val="00B1663F"/>
    <w:rPr>
      <w:b/>
      <w:sz w:val="20"/>
      <w:szCs w:val="20"/>
    </w:rPr>
  </w:style>
  <w:style w:type="paragraph" w:styleId="TOC3">
    <w:name w:val="toc 3"/>
    <w:basedOn w:val="Normal"/>
    <w:next w:val="Normal"/>
    <w:autoRedefine/>
    <w:uiPriority w:val="39"/>
    <w:unhideWhenUsed/>
    <w:rsid w:val="00B1663F"/>
    <w:pPr>
      <w:ind w:left="240"/>
    </w:pPr>
    <w:rPr>
      <w:sz w:val="20"/>
      <w:szCs w:val="20"/>
    </w:rPr>
  </w:style>
  <w:style w:type="paragraph" w:styleId="TOC4">
    <w:name w:val="toc 4"/>
    <w:basedOn w:val="Normal"/>
    <w:next w:val="Normal"/>
    <w:autoRedefine/>
    <w:uiPriority w:val="39"/>
    <w:unhideWhenUsed/>
    <w:rsid w:val="00B1663F"/>
    <w:pPr>
      <w:ind w:left="480"/>
    </w:pPr>
    <w:rPr>
      <w:sz w:val="20"/>
      <w:szCs w:val="20"/>
    </w:rPr>
  </w:style>
  <w:style w:type="paragraph" w:styleId="TOC5">
    <w:name w:val="toc 5"/>
    <w:basedOn w:val="Normal"/>
    <w:next w:val="Normal"/>
    <w:autoRedefine/>
    <w:uiPriority w:val="39"/>
    <w:unhideWhenUsed/>
    <w:rsid w:val="00B1663F"/>
    <w:pPr>
      <w:ind w:left="720"/>
    </w:pPr>
    <w:rPr>
      <w:sz w:val="20"/>
      <w:szCs w:val="20"/>
    </w:rPr>
  </w:style>
  <w:style w:type="paragraph" w:styleId="TOC6">
    <w:name w:val="toc 6"/>
    <w:basedOn w:val="Normal"/>
    <w:next w:val="Normal"/>
    <w:autoRedefine/>
    <w:uiPriority w:val="39"/>
    <w:unhideWhenUsed/>
    <w:rsid w:val="00B1663F"/>
    <w:pPr>
      <w:ind w:left="960"/>
    </w:pPr>
    <w:rPr>
      <w:sz w:val="20"/>
      <w:szCs w:val="20"/>
    </w:rPr>
  </w:style>
  <w:style w:type="paragraph" w:styleId="TOC7">
    <w:name w:val="toc 7"/>
    <w:basedOn w:val="Normal"/>
    <w:next w:val="Normal"/>
    <w:autoRedefine/>
    <w:uiPriority w:val="39"/>
    <w:unhideWhenUsed/>
    <w:rsid w:val="00B1663F"/>
    <w:pPr>
      <w:ind w:left="1200"/>
    </w:pPr>
    <w:rPr>
      <w:sz w:val="20"/>
      <w:szCs w:val="20"/>
    </w:rPr>
  </w:style>
  <w:style w:type="paragraph" w:styleId="TOC8">
    <w:name w:val="toc 8"/>
    <w:basedOn w:val="Normal"/>
    <w:next w:val="Normal"/>
    <w:autoRedefine/>
    <w:uiPriority w:val="39"/>
    <w:unhideWhenUsed/>
    <w:rsid w:val="00B1663F"/>
    <w:pPr>
      <w:ind w:left="1440"/>
    </w:pPr>
    <w:rPr>
      <w:sz w:val="20"/>
      <w:szCs w:val="20"/>
    </w:rPr>
  </w:style>
  <w:style w:type="paragraph" w:styleId="TOC9">
    <w:name w:val="toc 9"/>
    <w:basedOn w:val="Normal"/>
    <w:next w:val="Normal"/>
    <w:autoRedefine/>
    <w:uiPriority w:val="39"/>
    <w:unhideWhenUsed/>
    <w:rsid w:val="00B1663F"/>
    <w:pPr>
      <w:ind w:left="1680"/>
    </w:pPr>
    <w:rPr>
      <w:sz w:val="20"/>
      <w:szCs w:val="20"/>
    </w:rPr>
  </w:style>
  <w:style w:type="paragraph" w:styleId="Header">
    <w:name w:val="header"/>
    <w:basedOn w:val="Normal"/>
    <w:link w:val="HeaderChar"/>
    <w:uiPriority w:val="99"/>
    <w:unhideWhenUsed/>
    <w:rsid w:val="00242114"/>
    <w:pPr>
      <w:tabs>
        <w:tab w:val="center" w:pos="4320"/>
        <w:tab w:val="right" w:pos="8640"/>
      </w:tabs>
    </w:pPr>
  </w:style>
  <w:style w:type="character" w:customStyle="1" w:styleId="HeaderChar">
    <w:name w:val="Header Char"/>
    <w:basedOn w:val="DefaultParagraphFont"/>
    <w:link w:val="Header"/>
    <w:uiPriority w:val="99"/>
    <w:rsid w:val="00242114"/>
  </w:style>
  <w:style w:type="paragraph" w:styleId="Footer">
    <w:name w:val="footer"/>
    <w:basedOn w:val="Normal"/>
    <w:link w:val="FooterChar"/>
    <w:uiPriority w:val="99"/>
    <w:unhideWhenUsed/>
    <w:rsid w:val="00242114"/>
    <w:pPr>
      <w:tabs>
        <w:tab w:val="center" w:pos="4320"/>
        <w:tab w:val="right" w:pos="8640"/>
      </w:tabs>
    </w:pPr>
  </w:style>
  <w:style w:type="character" w:customStyle="1" w:styleId="FooterChar">
    <w:name w:val="Footer Char"/>
    <w:basedOn w:val="DefaultParagraphFont"/>
    <w:link w:val="Footer"/>
    <w:uiPriority w:val="99"/>
    <w:rsid w:val="00242114"/>
  </w:style>
  <w:style w:type="table" w:styleId="TableGrid">
    <w:name w:val="Table Grid"/>
    <w:basedOn w:val="TableNormal"/>
    <w:uiPriority w:val="59"/>
    <w:rsid w:val="002421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242114"/>
  </w:style>
  <w:style w:type="paragraph" w:styleId="BalloonText">
    <w:name w:val="Balloon Text"/>
    <w:basedOn w:val="Normal"/>
    <w:link w:val="BalloonTextChar"/>
    <w:uiPriority w:val="99"/>
    <w:semiHidden/>
    <w:unhideWhenUsed/>
    <w:rsid w:val="00765F8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65F8F"/>
    <w:rPr>
      <w:rFonts w:ascii="Lucida Grande" w:hAnsi="Lucida Grande" w:cs="Lucida Grande"/>
      <w:sz w:val="18"/>
      <w:szCs w:val="18"/>
    </w:rPr>
  </w:style>
  <w:style w:type="paragraph" w:styleId="ListParagraph">
    <w:name w:val="List Paragraph"/>
    <w:basedOn w:val="Normal"/>
    <w:uiPriority w:val="34"/>
    <w:qFormat/>
    <w:rsid w:val="00F10D9E"/>
    <w:pPr>
      <w:ind w:left="720"/>
      <w:contextualSpacing/>
    </w:pPr>
  </w:style>
  <w:style w:type="character" w:styleId="Strong">
    <w:name w:val="Strong"/>
    <w:basedOn w:val="DefaultParagraphFont"/>
    <w:uiPriority w:val="22"/>
    <w:qFormat/>
    <w:rsid w:val="007B6F5D"/>
    <w:rPr>
      <w:rFonts w:ascii="Helvetica Neue Medium" w:hAnsi="Helvetica Neue Medium"/>
      <w:b w:val="0"/>
      <w:bCs/>
      <w:i w:val="0"/>
    </w:rPr>
  </w:style>
  <w:style w:type="paragraph" w:styleId="Caption">
    <w:name w:val="caption"/>
    <w:basedOn w:val="Normal"/>
    <w:next w:val="Normal"/>
    <w:uiPriority w:val="35"/>
    <w:unhideWhenUsed/>
    <w:qFormat/>
    <w:rsid w:val="00BD2B7E"/>
    <w:pPr>
      <w:spacing w:before="0" w:after="200" w:line="240" w:lineRule="auto"/>
    </w:pPr>
    <w:rPr>
      <w:b/>
      <w:bCs/>
      <w:color w:val="629DD1" w:themeColor="accent1"/>
      <w:sz w:val="18"/>
      <w:szCs w:val="18"/>
    </w:rPr>
  </w:style>
  <w:style w:type="paragraph" w:styleId="TableofFigures">
    <w:name w:val="table of figures"/>
    <w:basedOn w:val="Normal"/>
    <w:next w:val="Normal"/>
    <w:uiPriority w:val="99"/>
    <w:unhideWhenUsed/>
    <w:rsid w:val="00BD2B7E"/>
    <w:pPr>
      <w:ind w:left="480" w:hanging="480"/>
    </w:pPr>
  </w:style>
  <w:style w:type="character" w:customStyle="1" w:styleId="TitleChar">
    <w:name w:val="Title Char"/>
    <w:basedOn w:val="DefaultParagraphFont"/>
    <w:link w:val="Title"/>
    <w:uiPriority w:val="10"/>
    <w:rsid w:val="007D30C9"/>
    <w:rPr>
      <w:rFonts w:ascii="Helvetica Neue Thin" w:eastAsiaTheme="majorEastAsia" w:hAnsi="Helvetica Neue Thin" w:cstheme="majorBidi"/>
      <w:color w:val="1B1D3D" w:themeColor="text2" w:themeShade="BF"/>
      <w:spacing w:val="5"/>
      <w:kern w:val="28"/>
      <w:sz w:val="36"/>
      <w:szCs w:val="52"/>
    </w:rPr>
  </w:style>
  <w:style w:type="paragraph" w:styleId="NormalWeb">
    <w:name w:val="Normal (Web)"/>
    <w:basedOn w:val="Normal"/>
    <w:uiPriority w:val="99"/>
    <w:unhideWhenUsed/>
    <w:rsid w:val="005155FF"/>
    <w:pPr>
      <w:spacing w:before="100" w:beforeAutospacing="1" w:after="100" w:afterAutospacing="1" w:line="240" w:lineRule="auto"/>
    </w:pPr>
    <w:rPr>
      <w:rFonts w:ascii="Times New Roman" w:eastAsia="Times New Roman" w:hAnsi="Times New Roman" w:cs="Times New Roma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character" w:styleId="Hyperlink">
    <w:name w:val="Hyperlink"/>
    <w:basedOn w:val="DefaultParagraphFont"/>
    <w:uiPriority w:val="99"/>
    <w:unhideWhenUsed/>
    <w:rsid w:val="002B5069"/>
    <w:rPr>
      <w:color w:val="9454C3" w:themeColor="hyperlink"/>
      <w:u w:val="single"/>
    </w:rPr>
  </w:style>
  <w:style w:type="paragraph" w:styleId="Bibliography">
    <w:name w:val="Bibliography"/>
    <w:basedOn w:val="Normal"/>
    <w:next w:val="Normal"/>
    <w:uiPriority w:val="37"/>
    <w:unhideWhenUsed/>
    <w:rsid w:val="00E87A51"/>
  </w:style>
  <w:style w:type="character" w:styleId="CommentReference">
    <w:name w:val="annotation reference"/>
    <w:basedOn w:val="DefaultParagraphFont"/>
    <w:uiPriority w:val="99"/>
    <w:semiHidden/>
    <w:unhideWhenUsed/>
    <w:rsid w:val="009673D9"/>
    <w:rPr>
      <w:sz w:val="16"/>
      <w:szCs w:val="16"/>
    </w:rPr>
  </w:style>
  <w:style w:type="paragraph" w:styleId="CommentText">
    <w:name w:val="annotation text"/>
    <w:basedOn w:val="Normal"/>
    <w:link w:val="CommentTextChar"/>
    <w:uiPriority w:val="99"/>
    <w:semiHidden/>
    <w:unhideWhenUsed/>
    <w:rsid w:val="009673D9"/>
    <w:pPr>
      <w:spacing w:line="240" w:lineRule="auto"/>
    </w:pPr>
    <w:rPr>
      <w:sz w:val="20"/>
      <w:szCs w:val="20"/>
    </w:rPr>
  </w:style>
  <w:style w:type="character" w:customStyle="1" w:styleId="CommentTextChar">
    <w:name w:val="Comment Text Char"/>
    <w:basedOn w:val="DefaultParagraphFont"/>
    <w:link w:val="CommentText"/>
    <w:uiPriority w:val="99"/>
    <w:semiHidden/>
    <w:rsid w:val="009673D9"/>
    <w:rPr>
      <w:rFonts w:ascii="Helvetica Neue" w:hAnsi="Helvetica Neue"/>
      <w:sz w:val="20"/>
      <w:szCs w:val="20"/>
    </w:rPr>
  </w:style>
  <w:style w:type="paragraph" w:styleId="CommentSubject">
    <w:name w:val="annotation subject"/>
    <w:basedOn w:val="CommentText"/>
    <w:next w:val="CommentText"/>
    <w:link w:val="CommentSubjectChar"/>
    <w:uiPriority w:val="99"/>
    <w:semiHidden/>
    <w:unhideWhenUsed/>
    <w:rsid w:val="009673D9"/>
    <w:rPr>
      <w:b/>
      <w:bCs/>
    </w:rPr>
  </w:style>
  <w:style w:type="character" w:customStyle="1" w:styleId="CommentSubjectChar">
    <w:name w:val="Comment Subject Char"/>
    <w:basedOn w:val="CommentTextChar"/>
    <w:link w:val="CommentSubject"/>
    <w:uiPriority w:val="99"/>
    <w:semiHidden/>
    <w:rsid w:val="009673D9"/>
    <w:rPr>
      <w:rFonts w:ascii="Helvetica Neue" w:hAnsi="Helvetica Neue"/>
      <w:b/>
      <w:bCs/>
      <w:sz w:val="20"/>
      <w:szCs w:val="20"/>
    </w:rPr>
  </w:style>
  <w:style w:type="paragraph" w:styleId="Revision">
    <w:name w:val="Revision"/>
    <w:hidden/>
    <w:uiPriority w:val="99"/>
    <w:semiHidden/>
    <w:rsid w:val="00AC687D"/>
    <w:pPr>
      <w:spacing w:before="0" w:after="0" w:line="240" w:lineRule="auto"/>
    </w:pPr>
    <w:rPr>
      <w:rFonts w:ascii="Helvetica Neue" w:hAnsi="Helvetica Neue"/>
    </w:rPr>
  </w:style>
  <w:style w:type="character" w:styleId="UnresolvedMention">
    <w:name w:val="Unresolved Mention"/>
    <w:basedOn w:val="DefaultParagraphFont"/>
    <w:uiPriority w:val="99"/>
    <w:semiHidden/>
    <w:unhideWhenUsed/>
    <w:rsid w:val="003A432D"/>
    <w:rPr>
      <w:color w:val="605E5C"/>
      <w:shd w:val="clear" w:color="auto" w:fill="E1DFDD"/>
    </w:rPr>
  </w:style>
  <w:style w:type="character" w:styleId="PlaceholderText">
    <w:name w:val="Placeholder Text"/>
    <w:basedOn w:val="DefaultParagraphFont"/>
    <w:uiPriority w:val="99"/>
    <w:semiHidden/>
    <w:rsid w:val="00417173"/>
    <w:rPr>
      <w:color w:val="666666"/>
    </w:rPr>
  </w:style>
  <w:style w:type="character" w:customStyle="1" w:styleId="Heading3Char">
    <w:name w:val="Heading 3 Char"/>
    <w:basedOn w:val="DefaultParagraphFont"/>
    <w:link w:val="Heading3"/>
    <w:uiPriority w:val="9"/>
    <w:rsid w:val="00B14A02"/>
    <w:rPr>
      <w:rFonts w:ascii="Helvetica Neue" w:hAnsi="Helvetica Neue"/>
      <w:b/>
      <w:sz w:val="28"/>
      <w:szCs w:val="28"/>
    </w:rPr>
  </w:style>
  <w:style w:type="character" w:styleId="FollowedHyperlink">
    <w:name w:val="FollowedHyperlink"/>
    <w:basedOn w:val="DefaultParagraphFont"/>
    <w:uiPriority w:val="99"/>
    <w:semiHidden/>
    <w:unhideWhenUsed/>
    <w:rsid w:val="00E00CDB"/>
    <w:rPr>
      <w:color w:val="3EBBF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06876">
      <w:bodyDiv w:val="1"/>
      <w:marLeft w:val="0"/>
      <w:marRight w:val="0"/>
      <w:marTop w:val="0"/>
      <w:marBottom w:val="0"/>
      <w:divBdr>
        <w:top w:val="none" w:sz="0" w:space="0" w:color="auto"/>
        <w:left w:val="none" w:sz="0" w:space="0" w:color="auto"/>
        <w:bottom w:val="none" w:sz="0" w:space="0" w:color="auto"/>
        <w:right w:val="none" w:sz="0" w:space="0" w:color="auto"/>
      </w:divBdr>
    </w:div>
    <w:div w:id="52167406">
      <w:bodyDiv w:val="1"/>
      <w:marLeft w:val="0"/>
      <w:marRight w:val="0"/>
      <w:marTop w:val="0"/>
      <w:marBottom w:val="0"/>
      <w:divBdr>
        <w:top w:val="none" w:sz="0" w:space="0" w:color="auto"/>
        <w:left w:val="none" w:sz="0" w:space="0" w:color="auto"/>
        <w:bottom w:val="none" w:sz="0" w:space="0" w:color="auto"/>
        <w:right w:val="none" w:sz="0" w:space="0" w:color="auto"/>
      </w:divBdr>
    </w:div>
    <w:div w:id="85930150">
      <w:bodyDiv w:val="1"/>
      <w:marLeft w:val="0"/>
      <w:marRight w:val="0"/>
      <w:marTop w:val="0"/>
      <w:marBottom w:val="0"/>
      <w:divBdr>
        <w:top w:val="none" w:sz="0" w:space="0" w:color="auto"/>
        <w:left w:val="none" w:sz="0" w:space="0" w:color="auto"/>
        <w:bottom w:val="none" w:sz="0" w:space="0" w:color="auto"/>
        <w:right w:val="none" w:sz="0" w:space="0" w:color="auto"/>
      </w:divBdr>
      <w:divsChild>
        <w:div w:id="1793745413">
          <w:marLeft w:val="0"/>
          <w:marRight w:val="0"/>
          <w:marTop w:val="0"/>
          <w:marBottom w:val="0"/>
          <w:divBdr>
            <w:top w:val="none" w:sz="0" w:space="0" w:color="auto"/>
            <w:left w:val="none" w:sz="0" w:space="0" w:color="auto"/>
            <w:bottom w:val="none" w:sz="0" w:space="0" w:color="auto"/>
            <w:right w:val="none" w:sz="0" w:space="0" w:color="auto"/>
          </w:divBdr>
          <w:divsChild>
            <w:div w:id="2117215664">
              <w:marLeft w:val="0"/>
              <w:marRight w:val="0"/>
              <w:marTop w:val="0"/>
              <w:marBottom w:val="0"/>
              <w:divBdr>
                <w:top w:val="none" w:sz="0" w:space="0" w:color="auto"/>
                <w:left w:val="none" w:sz="0" w:space="0" w:color="auto"/>
                <w:bottom w:val="none" w:sz="0" w:space="0" w:color="auto"/>
                <w:right w:val="none" w:sz="0" w:space="0" w:color="auto"/>
              </w:divBdr>
              <w:divsChild>
                <w:div w:id="140845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18507">
      <w:bodyDiv w:val="1"/>
      <w:marLeft w:val="0"/>
      <w:marRight w:val="0"/>
      <w:marTop w:val="0"/>
      <w:marBottom w:val="0"/>
      <w:divBdr>
        <w:top w:val="none" w:sz="0" w:space="0" w:color="auto"/>
        <w:left w:val="none" w:sz="0" w:space="0" w:color="auto"/>
        <w:bottom w:val="none" w:sz="0" w:space="0" w:color="auto"/>
        <w:right w:val="none" w:sz="0" w:space="0" w:color="auto"/>
      </w:divBdr>
    </w:div>
    <w:div w:id="105737059">
      <w:bodyDiv w:val="1"/>
      <w:marLeft w:val="0"/>
      <w:marRight w:val="0"/>
      <w:marTop w:val="0"/>
      <w:marBottom w:val="0"/>
      <w:divBdr>
        <w:top w:val="none" w:sz="0" w:space="0" w:color="auto"/>
        <w:left w:val="none" w:sz="0" w:space="0" w:color="auto"/>
        <w:bottom w:val="none" w:sz="0" w:space="0" w:color="auto"/>
        <w:right w:val="none" w:sz="0" w:space="0" w:color="auto"/>
      </w:divBdr>
    </w:div>
    <w:div w:id="111674495">
      <w:bodyDiv w:val="1"/>
      <w:marLeft w:val="0"/>
      <w:marRight w:val="0"/>
      <w:marTop w:val="0"/>
      <w:marBottom w:val="0"/>
      <w:divBdr>
        <w:top w:val="none" w:sz="0" w:space="0" w:color="auto"/>
        <w:left w:val="none" w:sz="0" w:space="0" w:color="auto"/>
        <w:bottom w:val="none" w:sz="0" w:space="0" w:color="auto"/>
        <w:right w:val="none" w:sz="0" w:space="0" w:color="auto"/>
      </w:divBdr>
    </w:div>
    <w:div w:id="122309326">
      <w:bodyDiv w:val="1"/>
      <w:marLeft w:val="0"/>
      <w:marRight w:val="0"/>
      <w:marTop w:val="0"/>
      <w:marBottom w:val="0"/>
      <w:divBdr>
        <w:top w:val="none" w:sz="0" w:space="0" w:color="auto"/>
        <w:left w:val="none" w:sz="0" w:space="0" w:color="auto"/>
        <w:bottom w:val="none" w:sz="0" w:space="0" w:color="auto"/>
        <w:right w:val="none" w:sz="0" w:space="0" w:color="auto"/>
      </w:divBdr>
    </w:div>
    <w:div w:id="152836073">
      <w:bodyDiv w:val="1"/>
      <w:marLeft w:val="0"/>
      <w:marRight w:val="0"/>
      <w:marTop w:val="0"/>
      <w:marBottom w:val="0"/>
      <w:divBdr>
        <w:top w:val="none" w:sz="0" w:space="0" w:color="auto"/>
        <w:left w:val="none" w:sz="0" w:space="0" w:color="auto"/>
        <w:bottom w:val="none" w:sz="0" w:space="0" w:color="auto"/>
        <w:right w:val="none" w:sz="0" w:space="0" w:color="auto"/>
      </w:divBdr>
    </w:div>
    <w:div w:id="200023529">
      <w:bodyDiv w:val="1"/>
      <w:marLeft w:val="0"/>
      <w:marRight w:val="0"/>
      <w:marTop w:val="0"/>
      <w:marBottom w:val="0"/>
      <w:divBdr>
        <w:top w:val="none" w:sz="0" w:space="0" w:color="auto"/>
        <w:left w:val="none" w:sz="0" w:space="0" w:color="auto"/>
        <w:bottom w:val="none" w:sz="0" w:space="0" w:color="auto"/>
        <w:right w:val="none" w:sz="0" w:space="0" w:color="auto"/>
      </w:divBdr>
    </w:div>
    <w:div w:id="206768043">
      <w:bodyDiv w:val="1"/>
      <w:marLeft w:val="0"/>
      <w:marRight w:val="0"/>
      <w:marTop w:val="0"/>
      <w:marBottom w:val="0"/>
      <w:divBdr>
        <w:top w:val="none" w:sz="0" w:space="0" w:color="auto"/>
        <w:left w:val="none" w:sz="0" w:space="0" w:color="auto"/>
        <w:bottom w:val="none" w:sz="0" w:space="0" w:color="auto"/>
        <w:right w:val="none" w:sz="0" w:space="0" w:color="auto"/>
      </w:divBdr>
    </w:div>
    <w:div w:id="212236581">
      <w:bodyDiv w:val="1"/>
      <w:marLeft w:val="0"/>
      <w:marRight w:val="0"/>
      <w:marTop w:val="0"/>
      <w:marBottom w:val="0"/>
      <w:divBdr>
        <w:top w:val="none" w:sz="0" w:space="0" w:color="auto"/>
        <w:left w:val="none" w:sz="0" w:space="0" w:color="auto"/>
        <w:bottom w:val="none" w:sz="0" w:space="0" w:color="auto"/>
        <w:right w:val="none" w:sz="0" w:space="0" w:color="auto"/>
      </w:divBdr>
    </w:div>
    <w:div w:id="232475588">
      <w:bodyDiv w:val="1"/>
      <w:marLeft w:val="0"/>
      <w:marRight w:val="0"/>
      <w:marTop w:val="0"/>
      <w:marBottom w:val="0"/>
      <w:divBdr>
        <w:top w:val="none" w:sz="0" w:space="0" w:color="auto"/>
        <w:left w:val="none" w:sz="0" w:space="0" w:color="auto"/>
        <w:bottom w:val="none" w:sz="0" w:space="0" w:color="auto"/>
        <w:right w:val="none" w:sz="0" w:space="0" w:color="auto"/>
      </w:divBdr>
    </w:div>
    <w:div w:id="233202589">
      <w:bodyDiv w:val="1"/>
      <w:marLeft w:val="0"/>
      <w:marRight w:val="0"/>
      <w:marTop w:val="0"/>
      <w:marBottom w:val="0"/>
      <w:divBdr>
        <w:top w:val="none" w:sz="0" w:space="0" w:color="auto"/>
        <w:left w:val="none" w:sz="0" w:space="0" w:color="auto"/>
        <w:bottom w:val="none" w:sz="0" w:space="0" w:color="auto"/>
        <w:right w:val="none" w:sz="0" w:space="0" w:color="auto"/>
      </w:divBdr>
    </w:div>
    <w:div w:id="245189470">
      <w:bodyDiv w:val="1"/>
      <w:marLeft w:val="0"/>
      <w:marRight w:val="0"/>
      <w:marTop w:val="0"/>
      <w:marBottom w:val="0"/>
      <w:divBdr>
        <w:top w:val="none" w:sz="0" w:space="0" w:color="auto"/>
        <w:left w:val="none" w:sz="0" w:space="0" w:color="auto"/>
        <w:bottom w:val="none" w:sz="0" w:space="0" w:color="auto"/>
        <w:right w:val="none" w:sz="0" w:space="0" w:color="auto"/>
      </w:divBdr>
    </w:div>
    <w:div w:id="250698887">
      <w:bodyDiv w:val="1"/>
      <w:marLeft w:val="0"/>
      <w:marRight w:val="0"/>
      <w:marTop w:val="0"/>
      <w:marBottom w:val="0"/>
      <w:divBdr>
        <w:top w:val="none" w:sz="0" w:space="0" w:color="auto"/>
        <w:left w:val="none" w:sz="0" w:space="0" w:color="auto"/>
        <w:bottom w:val="none" w:sz="0" w:space="0" w:color="auto"/>
        <w:right w:val="none" w:sz="0" w:space="0" w:color="auto"/>
      </w:divBdr>
    </w:div>
    <w:div w:id="260377289">
      <w:bodyDiv w:val="1"/>
      <w:marLeft w:val="0"/>
      <w:marRight w:val="0"/>
      <w:marTop w:val="0"/>
      <w:marBottom w:val="0"/>
      <w:divBdr>
        <w:top w:val="none" w:sz="0" w:space="0" w:color="auto"/>
        <w:left w:val="none" w:sz="0" w:space="0" w:color="auto"/>
        <w:bottom w:val="none" w:sz="0" w:space="0" w:color="auto"/>
        <w:right w:val="none" w:sz="0" w:space="0" w:color="auto"/>
      </w:divBdr>
    </w:div>
    <w:div w:id="274483556">
      <w:bodyDiv w:val="1"/>
      <w:marLeft w:val="0"/>
      <w:marRight w:val="0"/>
      <w:marTop w:val="0"/>
      <w:marBottom w:val="0"/>
      <w:divBdr>
        <w:top w:val="none" w:sz="0" w:space="0" w:color="auto"/>
        <w:left w:val="none" w:sz="0" w:space="0" w:color="auto"/>
        <w:bottom w:val="none" w:sz="0" w:space="0" w:color="auto"/>
        <w:right w:val="none" w:sz="0" w:space="0" w:color="auto"/>
      </w:divBdr>
    </w:div>
    <w:div w:id="306323419">
      <w:bodyDiv w:val="1"/>
      <w:marLeft w:val="0"/>
      <w:marRight w:val="0"/>
      <w:marTop w:val="0"/>
      <w:marBottom w:val="0"/>
      <w:divBdr>
        <w:top w:val="none" w:sz="0" w:space="0" w:color="auto"/>
        <w:left w:val="none" w:sz="0" w:space="0" w:color="auto"/>
        <w:bottom w:val="none" w:sz="0" w:space="0" w:color="auto"/>
        <w:right w:val="none" w:sz="0" w:space="0" w:color="auto"/>
      </w:divBdr>
    </w:div>
    <w:div w:id="311181716">
      <w:bodyDiv w:val="1"/>
      <w:marLeft w:val="0"/>
      <w:marRight w:val="0"/>
      <w:marTop w:val="0"/>
      <w:marBottom w:val="0"/>
      <w:divBdr>
        <w:top w:val="none" w:sz="0" w:space="0" w:color="auto"/>
        <w:left w:val="none" w:sz="0" w:space="0" w:color="auto"/>
        <w:bottom w:val="none" w:sz="0" w:space="0" w:color="auto"/>
        <w:right w:val="none" w:sz="0" w:space="0" w:color="auto"/>
      </w:divBdr>
    </w:div>
    <w:div w:id="314652101">
      <w:bodyDiv w:val="1"/>
      <w:marLeft w:val="0"/>
      <w:marRight w:val="0"/>
      <w:marTop w:val="0"/>
      <w:marBottom w:val="0"/>
      <w:divBdr>
        <w:top w:val="none" w:sz="0" w:space="0" w:color="auto"/>
        <w:left w:val="none" w:sz="0" w:space="0" w:color="auto"/>
        <w:bottom w:val="none" w:sz="0" w:space="0" w:color="auto"/>
        <w:right w:val="none" w:sz="0" w:space="0" w:color="auto"/>
      </w:divBdr>
    </w:div>
    <w:div w:id="338898177">
      <w:bodyDiv w:val="1"/>
      <w:marLeft w:val="0"/>
      <w:marRight w:val="0"/>
      <w:marTop w:val="0"/>
      <w:marBottom w:val="0"/>
      <w:divBdr>
        <w:top w:val="none" w:sz="0" w:space="0" w:color="auto"/>
        <w:left w:val="none" w:sz="0" w:space="0" w:color="auto"/>
        <w:bottom w:val="none" w:sz="0" w:space="0" w:color="auto"/>
        <w:right w:val="none" w:sz="0" w:space="0" w:color="auto"/>
      </w:divBdr>
    </w:div>
    <w:div w:id="371612816">
      <w:bodyDiv w:val="1"/>
      <w:marLeft w:val="0"/>
      <w:marRight w:val="0"/>
      <w:marTop w:val="0"/>
      <w:marBottom w:val="0"/>
      <w:divBdr>
        <w:top w:val="none" w:sz="0" w:space="0" w:color="auto"/>
        <w:left w:val="none" w:sz="0" w:space="0" w:color="auto"/>
        <w:bottom w:val="none" w:sz="0" w:space="0" w:color="auto"/>
        <w:right w:val="none" w:sz="0" w:space="0" w:color="auto"/>
      </w:divBdr>
    </w:div>
    <w:div w:id="376009722">
      <w:bodyDiv w:val="1"/>
      <w:marLeft w:val="0"/>
      <w:marRight w:val="0"/>
      <w:marTop w:val="0"/>
      <w:marBottom w:val="0"/>
      <w:divBdr>
        <w:top w:val="none" w:sz="0" w:space="0" w:color="auto"/>
        <w:left w:val="none" w:sz="0" w:space="0" w:color="auto"/>
        <w:bottom w:val="none" w:sz="0" w:space="0" w:color="auto"/>
        <w:right w:val="none" w:sz="0" w:space="0" w:color="auto"/>
      </w:divBdr>
    </w:div>
    <w:div w:id="416710296">
      <w:bodyDiv w:val="1"/>
      <w:marLeft w:val="0"/>
      <w:marRight w:val="0"/>
      <w:marTop w:val="0"/>
      <w:marBottom w:val="0"/>
      <w:divBdr>
        <w:top w:val="none" w:sz="0" w:space="0" w:color="auto"/>
        <w:left w:val="none" w:sz="0" w:space="0" w:color="auto"/>
        <w:bottom w:val="none" w:sz="0" w:space="0" w:color="auto"/>
        <w:right w:val="none" w:sz="0" w:space="0" w:color="auto"/>
      </w:divBdr>
    </w:div>
    <w:div w:id="419251591">
      <w:bodyDiv w:val="1"/>
      <w:marLeft w:val="0"/>
      <w:marRight w:val="0"/>
      <w:marTop w:val="0"/>
      <w:marBottom w:val="0"/>
      <w:divBdr>
        <w:top w:val="none" w:sz="0" w:space="0" w:color="auto"/>
        <w:left w:val="none" w:sz="0" w:space="0" w:color="auto"/>
        <w:bottom w:val="none" w:sz="0" w:space="0" w:color="auto"/>
        <w:right w:val="none" w:sz="0" w:space="0" w:color="auto"/>
      </w:divBdr>
    </w:div>
    <w:div w:id="424764046">
      <w:bodyDiv w:val="1"/>
      <w:marLeft w:val="0"/>
      <w:marRight w:val="0"/>
      <w:marTop w:val="0"/>
      <w:marBottom w:val="0"/>
      <w:divBdr>
        <w:top w:val="none" w:sz="0" w:space="0" w:color="auto"/>
        <w:left w:val="none" w:sz="0" w:space="0" w:color="auto"/>
        <w:bottom w:val="none" w:sz="0" w:space="0" w:color="auto"/>
        <w:right w:val="none" w:sz="0" w:space="0" w:color="auto"/>
      </w:divBdr>
    </w:div>
    <w:div w:id="425542879">
      <w:bodyDiv w:val="1"/>
      <w:marLeft w:val="0"/>
      <w:marRight w:val="0"/>
      <w:marTop w:val="0"/>
      <w:marBottom w:val="0"/>
      <w:divBdr>
        <w:top w:val="none" w:sz="0" w:space="0" w:color="auto"/>
        <w:left w:val="none" w:sz="0" w:space="0" w:color="auto"/>
        <w:bottom w:val="none" w:sz="0" w:space="0" w:color="auto"/>
        <w:right w:val="none" w:sz="0" w:space="0" w:color="auto"/>
      </w:divBdr>
    </w:div>
    <w:div w:id="488181119">
      <w:bodyDiv w:val="1"/>
      <w:marLeft w:val="0"/>
      <w:marRight w:val="0"/>
      <w:marTop w:val="0"/>
      <w:marBottom w:val="0"/>
      <w:divBdr>
        <w:top w:val="none" w:sz="0" w:space="0" w:color="auto"/>
        <w:left w:val="none" w:sz="0" w:space="0" w:color="auto"/>
        <w:bottom w:val="none" w:sz="0" w:space="0" w:color="auto"/>
        <w:right w:val="none" w:sz="0" w:space="0" w:color="auto"/>
      </w:divBdr>
    </w:div>
    <w:div w:id="571087146">
      <w:bodyDiv w:val="1"/>
      <w:marLeft w:val="0"/>
      <w:marRight w:val="0"/>
      <w:marTop w:val="0"/>
      <w:marBottom w:val="0"/>
      <w:divBdr>
        <w:top w:val="none" w:sz="0" w:space="0" w:color="auto"/>
        <w:left w:val="none" w:sz="0" w:space="0" w:color="auto"/>
        <w:bottom w:val="none" w:sz="0" w:space="0" w:color="auto"/>
        <w:right w:val="none" w:sz="0" w:space="0" w:color="auto"/>
      </w:divBdr>
    </w:div>
    <w:div w:id="588664494">
      <w:bodyDiv w:val="1"/>
      <w:marLeft w:val="0"/>
      <w:marRight w:val="0"/>
      <w:marTop w:val="0"/>
      <w:marBottom w:val="0"/>
      <w:divBdr>
        <w:top w:val="none" w:sz="0" w:space="0" w:color="auto"/>
        <w:left w:val="none" w:sz="0" w:space="0" w:color="auto"/>
        <w:bottom w:val="none" w:sz="0" w:space="0" w:color="auto"/>
        <w:right w:val="none" w:sz="0" w:space="0" w:color="auto"/>
      </w:divBdr>
    </w:div>
    <w:div w:id="596181305">
      <w:bodyDiv w:val="1"/>
      <w:marLeft w:val="0"/>
      <w:marRight w:val="0"/>
      <w:marTop w:val="0"/>
      <w:marBottom w:val="0"/>
      <w:divBdr>
        <w:top w:val="none" w:sz="0" w:space="0" w:color="auto"/>
        <w:left w:val="none" w:sz="0" w:space="0" w:color="auto"/>
        <w:bottom w:val="none" w:sz="0" w:space="0" w:color="auto"/>
        <w:right w:val="none" w:sz="0" w:space="0" w:color="auto"/>
      </w:divBdr>
    </w:div>
    <w:div w:id="596525613">
      <w:bodyDiv w:val="1"/>
      <w:marLeft w:val="0"/>
      <w:marRight w:val="0"/>
      <w:marTop w:val="0"/>
      <w:marBottom w:val="0"/>
      <w:divBdr>
        <w:top w:val="none" w:sz="0" w:space="0" w:color="auto"/>
        <w:left w:val="none" w:sz="0" w:space="0" w:color="auto"/>
        <w:bottom w:val="none" w:sz="0" w:space="0" w:color="auto"/>
        <w:right w:val="none" w:sz="0" w:space="0" w:color="auto"/>
      </w:divBdr>
    </w:div>
    <w:div w:id="598295794">
      <w:bodyDiv w:val="1"/>
      <w:marLeft w:val="0"/>
      <w:marRight w:val="0"/>
      <w:marTop w:val="0"/>
      <w:marBottom w:val="0"/>
      <w:divBdr>
        <w:top w:val="none" w:sz="0" w:space="0" w:color="auto"/>
        <w:left w:val="none" w:sz="0" w:space="0" w:color="auto"/>
        <w:bottom w:val="none" w:sz="0" w:space="0" w:color="auto"/>
        <w:right w:val="none" w:sz="0" w:space="0" w:color="auto"/>
      </w:divBdr>
    </w:div>
    <w:div w:id="629633819">
      <w:bodyDiv w:val="1"/>
      <w:marLeft w:val="0"/>
      <w:marRight w:val="0"/>
      <w:marTop w:val="0"/>
      <w:marBottom w:val="0"/>
      <w:divBdr>
        <w:top w:val="none" w:sz="0" w:space="0" w:color="auto"/>
        <w:left w:val="none" w:sz="0" w:space="0" w:color="auto"/>
        <w:bottom w:val="none" w:sz="0" w:space="0" w:color="auto"/>
        <w:right w:val="none" w:sz="0" w:space="0" w:color="auto"/>
      </w:divBdr>
    </w:div>
    <w:div w:id="636640899">
      <w:bodyDiv w:val="1"/>
      <w:marLeft w:val="0"/>
      <w:marRight w:val="0"/>
      <w:marTop w:val="0"/>
      <w:marBottom w:val="0"/>
      <w:divBdr>
        <w:top w:val="none" w:sz="0" w:space="0" w:color="auto"/>
        <w:left w:val="none" w:sz="0" w:space="0" w:color="auto"/>
        <w:bottom w:val="none" w:sz="0" w:space="0" w:color="auto"/>
        <w:right w:val="none" w:sz="0" w:space="0" w:color="auto"/>
      </w:divBdr>
    </w:div>
    <w:div w:id="638924445">
      <w:bodyDiv w:val="1"/>
      <w:marLeft w:val="0"/>
      <w:marRight w:val="0"/>
      <w:marTop w:val="0"/>
      <w:marBottom w:val="0"/>
      <w:divBdr>
        <w:top w:val="none" w:sz="0" w:space="0" w:color="auto"/>
        <w:left w:val="none" w:sz="0" w:space="0" w:color="auto"/>
        <w:bottom w:val="none" w:sz="0" w:space="0" w:color="auto"/>
        <w:right w:val="none" w:sz="0" w:space="0" w:color="auto"/>
      </w:divBdr>
      <w:divsChild>
        <w:div w:id="100222218">
          <w:marLeft w:val="0"/>
          <w:marRight w:val="0"/>
          <w:marTop w:val="0"/>
          <w:marBottom w:val="0"/>
          <w:divBdr>
            <w:top w:val="none" w:sz="0" w:space="0" w:color="auto"/>
            <w:left w:val="none" w:sz="0" w:space="0" w:color="auto"/>
            <w:bottom w:val="none" w:sz="0" w:space="0" w:color="auto"/>
            <w:right w:val="none" w:sz="0" w:space="0" w:color="auto"/>
          </w:divBdr>
        </w:div>
      </w:divsChild>
    </w:div>
    <w:div w:id="671688955">
      <w:bodyDiv w:val="1"/>
      <w:marLeft w:val="0"/>
      <w:marRight w:val="0"/>
      <w:marTop w:val="0"/>
      <w:marBottom w:val="0"/>
      <w:divBdr>
        <w:top w:val="none" w:sz="0" w:space="0" w:color="auto"/>
        <w:left w:val="none" w:sz="0" w:space="0" w:color="auto"/>
        <w:bottom w:val="none" w:sz="0" w:space="0" w:color="auto"/>
        <w:right w:val="none" w:sz="0" w:space="0" w:color="auto"/>
      </w:divBdr>
    </w:div>
    <w:div w:id="690716579">
      <w:bodyDiv w:val="1"/>
      <w:marLeft w:val="0"/>
      <w:marRight w:val="0"/>
      <w:marTop w:val="0"/>
      <w:marBottom w:val="0"/>
      <w:divBdr>
        <w:top w:val="none" w:sz="0" w:space="0" w:color="auto"/>
        <w:left w:val="none" w:sz="0" w:space="0" w:color="auto"/>
        <w:bottom w:val="none" w:sz="0" w:space="0" w:color="auto"/>
        <w:right w:val="none" w:sz="0" w:space="0" w:color="auto"/>
      </w:divBdr>
    </w:div>
    <w:div w:id="716930693">
      <w:bodyDiv w:val="1"/>
      <w:marLeft w:val="0"/>
      <w:marRight w:val="0"/>
      <w:marTop w:val="0"/>
      <w:marBottom w:val="0"/>
      <w:divBdr>
        <w:top w:val="none" w:sz="0" w:space="0" w:color="auto"/>
        <w:left w:val="none" w:sz="0" w:space="0" w:color="auto"/>
        <w:bottom w:val="none" w:sz="0" w:space="0" w:color="auto"/>
        <w:right w:val="none" w:sz="0" w:space="0" w:color="auto"/>
      </w:divBdr>
    </w:div>
    <w:div w:id="736974749">
      <w:bodyDiv w:val="1"/>
      <w:marLeft w:val="0"/>
      <w:marRight w:val="0"/>
      <w:marTop w:val="0"/>
      <w:marBottom w:val="0"/>
      <w:divBdr>
        <w:top w:val="none" w:sz="0" w:space="0" w:color="auto"/>
        <w:left w:val="none" w:sz="0" w:space="0" w:color="auto"/>
        <w:bottom w:val="none" w:sz="0" w:space="0" w:color="auto"/>
        <w:right w:val="none" w:sz="0" w:space="0" w:color="auto"/>
      </w:divBdr>
      <w:divsChild>
        <w:div w:id="1216312503">
          <w:marLeft w:val="0"/>
          <w:marRight w:val="0"/>
          <w:marTop w:val="0"/>
          <w:marBottom w:val="0"/>
          <w:divBdr>
            <w:top w:val="none" w:sz="0" w:space="0" w:color="auto"/>
            <w:left w:val="none" w:sz="0" w:space="0" w:color="auto"/>
            <w:bottom w:val="none" w:sz="0" w:space="0" w:color="auto"/>
            <w:right w:val="none" w:sz="0" w:space="0" w:color="auto"/>
          </w:divBdr>
          <w:divsChild>
            <w:div w:id="2005231925">
              <w:marLeft w:val="0"/>
              <w:marRight w:val="0"/>
              <w:marTop w:val="0"/>
              <w:marBottom w:val="0"/>
              <w:divBdr>
                <w:top w:val="none" w:sz="0" w:space="0" w:color="auto"/>
                <w:left w:val="none" w:sz="0" w:space="0" w:color="auto"/>
                <w:bottom w:val="none" w:sz="0" w:space="0" w:color="auto"/>
                <w:right w:val="none" w:sz="0" w:space="0" w:color="auto"/>
              </w:divBdr>
              <w:divsChild>
                <w:div w:id="211131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295386">
      <w:bodyDiv w:val="1"/>
      <w:marLeft w:val="0"/>
      <w:marRight w:val="0"/>
      <w:marTop w:val="0"/>
      <w:marBottom w:val="0"/>
      <w:divBdr>
        <w:top w:val="none" w:sz="0" w:space="0" w:color="auto"/>
        <w:left w:val="none" w:sz="0" w:space="0" w:color="auto"/>
        <w:bottom w:val="none" w:sz="0" w:space="0" w:color="auto"/>
        <w:right w:val="none" w:sz="0" w:space="0" w:color="auto"/>
      </w:divBdr>
    </w:div>
    <w:div w:id="755596283">
      <w:bodyDiv w:val="1"/>
      <w:marLeft w:val="0"/>
      <w:marRight w:val="0"/>
      <w:marTop w:val="0"/>
      <w:marBottom w:val="0"/>
      <w:divBdr>
        <w:top w:val="none" w:sz="0" w:space="0" w:color="auto"/>
        <w:left w:val="none" w:sz="0" w:space="0" w:color="auto"/>
        <w:bottom w:val="none" w:sz="0" w:space="0" w:color="auto"/>
        <w:right w:val="none" w:sz="0" w:space="0" w:color="auto"/>
      </w:divBdr>
    </w:div>
    <w:div w:id="757365544">
      <w:bodyDiv w:val="1"/>
      <w:marLeft w:val="0"/>
      <w:marRight w:val="0"/>
      <w:marTop w:val="0"/>
      <w:marBottom w:val="0"/>
      <w:divBdr>
        <w:top w:val="none" w:sz="0" w:space="0" w:color="auto"/>
        <w:left w:val="none" w:sz="0" w:space="0" w:color="auto"/>
        <w:bottom w:val="none" w:sz="0" w:space="0" w:color="auto"/>
        <w:right w:val="none" w:sz="0" w:space="0" w:color="auto"/>
      </w:divBdr>
    </w:div>
    <w:div w:id="776294276">
      <w:bodyDiv w:val="1"/>
      <w:marLeft w:val="0"/>
      <w:marRight w:val="0"/>
      <w:marTop w:val="0"/>
      <w:marBottom w:val="0"/>
      <w:divBdr>
        <w:top w:val="none" w:sz="0" w:space="0" w:color="auto"/>
        <w:left w:val="none" w:sz="0" w:space="0" w:color="auto"/>
        <w:bottom w:val="none" w:sz="0" w:space="0" w:color="auto"/>
        <w:right w:val="none" w:sz="0" w:space="0" w:color="auto"/>
      </w:divBdr>
    </w:div>
    <w:div w:id="785394951">
      <w:bodyDiv w:val="1"/>
      <w:marLeft w:val="0"/>
      <w:marRight w:val="0"/>
      <w:marTop w:val="0"/>
      <w:marBottom w:val="0"/>
      <w:divBdr>
        <w:top w:val="none" w:sz="0" w:space="0" w:color="auto"/>
        <w:left w:val="none" w:sz="0" w:space="0" w:color="auto"/>
        <w:bottom w:val="none" w:sz="0" w:space="0" w:color="auto"/>
        <w:right w:val="none" w:sz="0" w:space="0" w:color="auto"/>
      </w:divBdr>
    </w:div>
    <w:div w:id="795680524">
      <w:bodyDiv w:val="1"/>
      <w:marLeft w:val="0"/>
      <w:marRight w:val="0"/>
      <w:marTop w:val="0"/>
      <w:marBottom w:val="0"/>
      <w:divBdr>
        <w:top w:val="none" w:sz="0" w:space="0" w:color="auto"/>
        <w:left w:val="none" w:sz="0" w:space="0" w:color="auto"/>
        <w:bottom w:val="none" w:sz="0" w:space="0" w:color="auto"/>
        <w:right w:val="none" w:sz="0" w:space="0" w:color="auto"/>
      </w:divBdr>
    </w:div>
    <w:div w:id="837187461">
      <w:bodyDiv w:val="1"/>
      <w:marLeft w:val="0"/>
      <w:marRight w:val="0"/>
      <w:marTop w:val="0"/>
      <w:marBottom w:val="0"/>
      <w:divBdr>
        <w:top w:val="none" w:sz="0" w:space="0" w:color="auto"/>
        <w:left w:val="none" w:sz="0" w:space="0" w:color="auto"/>
        <w:bottom w:val="none" w:sz="0" w:space="0" w:color="auto"/>
        <w:right w:val="none" w:sz="0" w:space="0" w:color="auto"/>
      </w:divBdr>
    </w:div>
    <w:div w:id="845904198">
      <w:bodyDiv w:val="1"/>
      <w:marLeft w:val="0"/>
      <w:marRight w:val="0"/>
      <w:marTop w:val="0"/>
      <w:marBottom w:val="0"/>
      <w:divBdr>
        <w:top w:val="none" w:sz="0" w:space="0" w:color="auto"/>
        <w:left w:val="none" w:sz="0" w:space="0" w:color="auto"/>
        <w:bottom w:val="none" w:sz="0" w:space="0" w:color="auto"/>
        <w:right w:val="none" w:sz="0" w:space="0" w:color="auto"/>
      </w:divBdr>
    </w:div>
    <w:div w:id="874736966">
      <w:bodyDiv w:val="1"/>
      <w:marLeft w:val="0"/>
      <w:marRight w:val="0"/>
      <w:marTop w:val="0"/>
      <w:marBottom w:val="0"/>
      <w:divBdr>
        <w:top w:val="none" w:sz="0" w:space="0" w:color="auto"/>
        <w:left w:val="none" w:sz="0" w:space="0" w:color="auto"/>
        <w:bottom w:val="none" w:sz="0" w:space="0" w:color="auto"/>
        <w:right w:val="none" w:sz="0" w:space="0" w:color="auto"/>
      </w:divBdr>
    </w:div>
    <w:div w:id="888609541">
      <w:bodyDiv w:val="1"/>
      <w:marLeft w:val="0"/>
      <w:marRight w:val="0"/>
      <w:marTop w:val="0"/>
      <w:marBottom w:val="0"/>
      <w:divBdr>
        <w:top w:val="none" w:sz="0" w:space="0" w:color="auto"/>
        <w:left w:val="none" w:sz="0" w:space="0" w:color="auto"/>
        <w:bottom w:val="none" w:sz="0" w:space="0" w:color="auto"/>
        <w:right w:val="none" w:sz="0" w:space="0" w:color="auto"/>
      </w:divBdr>
    </w:div>
    <w:div w:id="902835342">
      <w:bodyDiv w:val="1"/>
      <w:marLeft w:val="0"/>
      <w:marRight w:val="0"/>
      <w:marTop w:val="0"/>
      <w:marBottom w:val="0"/>
      <w:divBdr>
        <w:top w:val="none" w:sz="0" w:space="0" w:color="auto"/>
        <w:left w:val="none" w:sz="0" w:space="0" w:color="auto"/>
        <w:bottom w:val="none" w:sz="0" w:space="0" w:color="auto"/>
        <w:right w:val="none" w:sz="0" w:space="0" w:color="auto"/>
      </w:divBdr>
    </w:div>
    <w:div w:id="935287769">
      <w:bodyDiv w:val="1"/>
      <w:marLeft w:val="0"/>
      <w:marRight w:val="0"/>
      <w:marTop w:val="0"/>
      <w:marBottom w:val="0"/>
      <w:divBdr>
        <w:top w:val="none" w:sz="0" w:space="0" w:color="auto"/>
        <w:left w:val="none" w:sz="0" w:space="0" w:color="auto"/>
        <w:bottom w:val="none" w:sz="0" w:space="0" w:color="auto"/>
        <w:right w:val="none" w:sz="0" w:space="0" w:color="auto"/>
      </w:divBdr>
      <w:divsChild>
        <w:div w:id="1925533663">
          <w:marLeft w:val="0"/>
          <w:marRight w:val="0"/>
          <w:marTop w:val="0"/>
          <w:marBottom w:val="0"/>
          <w:divBdr>
            <w:top w:val="none" w:sz="0" w:space="0" w:color="auto"/>
            <w:left w:val="none" w:sz="0" w:space="0" w:color="auto"/>
            <w:bottom w:val="none" w:sz="0" w:space="0" w:color="auto"/>
            <w:right w:val="none" w:sz="0" w:space="0" w:color="auto"/>
          </w:divBdr>
        </w:div>
      </w:divsChild>
    </w:div>
    <w:div w:id="967051803">
      <w:bodyDiv w:val="1"/>
      <w:marLeft w:val="0"/>
      <w:marRight w:val="0"/>
      <w:marTop w:val="0"/>
      <w:marBottom w:val="0"/>
      <w:divBdr>
        <w:top w:val="none" w:sz="0" w:space="0" w:color="auto"/>
        <w:left w:val="none" w:sz="0" w:space="0" w:color="auto"/>
        <w:bottom w:val="none" w:sz="0" w:space="0" w:color="auto"/>
        <w:right w:val="none" w:sz="0" w:space="0" w:color="auto"/>
      </w:divBdr>
    </w:div>
    <w:div w:id="967466721">
      <w:bodyDiv w:val="1"/>
      <w:marLeft w:val="0"/>
      <w:marRight w:val="0"/>
      <w:marTop w:val="0"/>
      <w:marBottom w:val="0"/>
      <w:divBdr>
        <w:top w:val="none" w:sz="0" w:space="0" w:color="auto"/>
        <w:left w:val="none" w:sz="0" w:space="0" w:color="auto"/>
        <w:bottom w:val="none" w:sz="0" w:space="0" w:color="auto"/>
        <w:right w:val="none" w:sz="0" w:space="0" w:color="auto"/>
      </w:divBdr>
    </w:div>
    <w:div w:id="998462645">
      <w:bodyDiv w:val="1"/>
      <w:marLeft w:val="0"/>
      <w:marRight w:val="0"/>
      <w:marTop w:val="0"/>
      <w:marBottom w:val="0"/>
      <w:divBdr>
        <w:top w:val="none" w:sz="0" w:space="0" w:color="auto"/>
        <w:left w:val="none" w:sz="0" w:space="0" w:color="auto"/>
        <w:bottom w:val="none" w:sz="0" w:space="0" w:color="auto"/>
        <w:right w:val="none" w:sz="0" w:space="0" w:color="auto"/>
      </w:divBdr>
      <w:divsChild>
        <w:div w:id="732431692">
          <w:marLeft w:val="0"/>
          <w:marRight w:val="0"/>
          <w:marTop w:val="0"/>
          <w:marBottom w:val="0"/>
          <w:divBdr>
            <w:top w:val="none" w:sz="0" w:space="0" w:color="auto"/>
            <w:left w:val="none" w:sz="0" w:space="0" w:color="auto"/>
            <w:bottom w:val="none" w:sz="0" w:space="0" w:color="auto"/>
            <w:right w:val="none" w:sz="0" w:space="0" w:color="auto"/>
          </w:divBdr>
          <w:divsChild>
            <w:div w:id="571280179">
              <w:marLeft w:val="0"/>
              <w:marRight w:val="0"/>
              <w:marTop w:val="0"/>
              <w:marBottom w:val="0"/>
              <w:divBdr>
                <w:top w:val="none" w:sz="0" w:space="0" w:color="auto"/>
                <w:left w:val="none" w:sz="0" w:space="0" w:color="auto"/>
                <w:bottom w:val="none" w:sz="0" w:space="0" w:color="auto"/>
                <w:right w:val="none" w:sz="0" w:space="0" w:color="auto"/>
              </w:divBdr>
              <w:divsChild>
                <w:div w:id="56518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402450">
      <w:bodyDiv w:val="1"/>
      <w:marLeft w:val="0"/>
      <w:marRight w:val="0"/>
      <w:marTop w:val="0"/>
      <w:marBottom w:val="0"/>
      <w:divBdr>
        <w:top w:val="none" w:sz="0" w:space="0" w:color="auto"/>
        <w:left w:val="none" w:sz="0" w:space="0" w:color="auto"/>
        <w:bottom w:val="none" w:sz="0" w:space="0" w:color="auto"/>
        <w:right w:val="none" w:sz="0" w:space="0" w:color="auto"/>
      </w:divBdr>
    </w:div>
    <w:div w:id="1049108948">
      <w:bodyDiv w:val="1"/>
      <w:marLeft w:val="0"/>
      <w:marRight w:val="0"/>
      <w:marTop w:val="0"/>
      <w:marBottom w:val="0"/>
      <w:divBdr>
        <w:top w:val="none" w:sz="0" w:space="0" w:color="auto"/>
        <w:left w:val="none" w:sz="0" w:space="0" w:color="auto"/>
        <w:bottom w:val="none" w:sz="0" w:space="0" w:color="auto"/>
        <w:right w:val="none" w:sz="0" w:space="0" w:color="auto"/>
      </w:divBdr>
    </w:div>
    <w:div w:id="1080327619">
      <w:bodyDiv w:val="1"/>
      <w:marLeft w:val="0"/>
      <w:marRight w:val="0"/>
      <w:marTop w:val="0"/>
      <w:marBottom w:val="0"/>
      <w:divBdr>
        <w:top w:val="none" w:sz="0" w:space="0" w:color="auto"/>
        <w:left w:val="none" w:sz="0" w:space="0" w:color="auto"/>
        <w:bottom w:val="none" w:sz="0" w:space="0" w:color="auto"/>
        <w:right w:val="none" w:sz="0" w:space="0" w:color="auto"/>
      </w:divBdr>
    </w:div>
    <w:div w:id="1087651623">
      <w:bodyDiv w:val="1"/>
      <w:marLeft w:val="0"/>
      <w:marRight w:val="0"/>
      <w:marTop w:val="0"/>
      <w:marBottom w:val="0"/>
      <w:divBdr>
        <w:top w:val="none" w:sz="0" w:space="0" w:color="auto"/>
        <w:left w:val="none" w:sz="0" w:space="0" w:color="auto"/>
        <w:bottom w:val="none" w:sz="0" w:space="0" w:color="auto"/>
        <w:right w:val="none" w:sz="0" w:space="0" w:color="auto"/>
      </w:divBdr>
      <w:divsChild>
        <w:div w:id="893927040">
          <w:marLeft w:val="0"/>
          <w:marRight w:val="0"/>
          <w:marTop w:val="0"/>
          <w:marBottom w:val="0"/>
          <w:divBdr>
            <w:top w:val="none" w:sz="0" w:space="0" w:color="auto"/>
            <w:left w:val="none" w:sz="0" w:space="0" w:color="auto"/>
            <w:bottom w:val="none" w:sz="0" w:space="0" w:color="auto"/>
            <w:right w:val="none" w:sz="0" w:space="0" w:color="auto"/>
          </w:divBdr>
        </w:div>
      </w:divsChild>
    </w:div>
    <w:div w:id="1143497661">
      <w:bodyDiv w:val="1"/>
      <w:marLeft w:val="0"/>
      <w:marRight w:val="0"/>
      <w:marTop w:val="0"/>
      <w:marBottom w:val="0"/>
      <w:divBdr>
        <w:top w:val="none" w:sz="0" w:space="0" w:color="auto"/>
        <w:left w:val="none" w:sz="0" w:space="0" w:color="auto"/>
        <w:bottom w:val="none" w:sz="0" w:space="0" w:color="auto"/>
        <w:right w:val="none" w:sz="0" w:space="0" w:color="auto"/>
      </w:divBdr>
    </w:div>
    <w:div w:id="1144003544">
      <w:bodyDiv w:val="1"/>
      <w:marLeft w:val="0"/>
      <w:marRight w:val="0"/>
      <w:marTop w:val="0"/>
      <w:marBottom w:val="0"/>
      <w:divBdr>
        <w:top w:val="none" w:sz="0" w:space="0" w:color="auto"/>
        <w:left w:val="none" w:sz="0" w:space="0" w:color="auto"/>
        <w:bottom w:val="none" w:sz="0" w:space="0" w:color="auto"/>
        <w:right w:val="none" w:sz="0" w:space="0" w:color="auto"/>
      </w:divBdr>
    </w:div>
    <w:div w:id="1148323474">
      <w:bodyDiv w:val="1"/>
      <w:marLeft w:val="0"/>
      <w:marRight w:val="0"/>
      <w:marTop w:val="0"/>
      <w:marBottom w:val="0"/>
      <w:divBdr>
        <w:top w:val="none" w:sz="0" w:space="0" w:color="auto"/>
        <w:left w:val="none" w:sz="0" w:space="0" w:color="auto"/>
        <w:bottom w:val="none" w:sz="0" w:space="0" w:color="auto"/>
        <w:right w:val="none" w:sz="0" w:space="0" w:color="auto"/>
      </w:divBdr>
    </w:div>
    <w:div w:id="1156191044">
      <w:bodyDiv w:val="1"/>
      <w:marLeft w:val="0"/>
      <w:marRight w:val="0"/>
      <w:marTop w:val="0"/>
      <w:marBottom w:val="0"/>
      <w:divBdr>
        <w:top w:val="none" w:sz="0" w:space="0" w:color="auto"/>
        <w:left w:val="none" w:sz="0" w:space="0" w:color="auto"/>
        <w:bottom w:val="none" w:sz="0" w:space="0" w:color="auto"/>
        <w:right w:val="none" w:sz="0" w:space="0" w:color="auto"/>
      </w:divBdr>
    </w:div>
    <w:div w:id="1167403146">
      <w:bodyDiv w:val="1"/>
      <w:marLeft w:val="0"/>
      <w:marRight w:val="0"/>
      <w:marTop w:val="0"/>
      <w:marBottom w:val="0"/>
      <w:divBdr>
        <w:top w:val="none" w:sz="0" w:space="0" w:color="auto"/>
        <w:left w:val="none" w:sz="0" w:space="0" w:color="auto"/>
        <w:bottom w:val="none" w:sz="0" w:space="0" w:color="auto"/>
        <w:right w:val="none" w:sz="0" w:space="0" w:color="auto"/>
      </w:divBdr>
    </w:div>
    <w:div w:id="1173644387">
      <w:bodyDiv w:val="1"/>
      <w:marLeft w:val="0"/>
      <w:marRight w:val="0"/>
      <w:marTop w:val="0"/>
      <w:marBottom w:val="0"/>
      <w:divBdr>
        <w:top w:val="none" w:sz="0" w:space="0" w:color="auto"/>
        <w:left w:val="none" w:sz="0" w:space="0" w:color="auto"/>
        <w:bottom w:val="none" w:sz="0" w:space="0" w:color="auto"/>
        <w:right w:val="none" w:sz="0" w:space="0" w:color="auto"/>
      </w:divBdr>
    </w:div>
    <w:div w:id="1179008730">
      <w:bodyDiv w:val="1"/>
      <w:marLeft w:val="0"/>
      <w:marRight w:val="0"/>
      <w:marTop w:val="0"/>
      <w:marBottom w:val="0"/>
      <w:divBdr>
        <w:top w:val="none" w:sz="0" w:space="0" w:color="auto"/>
        <w:left w:val="none" w:sz="0" w:space="0" w:color="auto"/>
        <w:bottom w:val="none" w:sz="0" w:space="0" w:color="auto"/>
        <w:right w:val="none" w:sz="0" w:space="0" w:color="auto"/>
      </w:divBdr>
    </w:div>
    <w:div w:id="1232547507">
      <w:bodyDiv w:val="1"/>
      <w:marLeft w:val="0"/>
      <w:marRight w:val="0"/>
      <w:marTop w:val="0"/>
      <w:marBottom w:val="0"/>
      <w:divBdr>
        <w:top w:val="none" w:sz="0" w:space="0" w:color="auto"/>
        <w:left w:val="none" w:sz="0" w:space="0" w:color="auto"/>
        <w:bottom w:val="none" w:sz="0" w:space="0" w:color="auto"/>
        <w:right w:val="none" w:sz="0" w:space="0" w:color="auto"/>
      </w:divBdr>
    </w:div>
    <w:div w:id="1235817669">
      <w:bodyDiv w:val="1"/>
      <w:marLeft w:val="0"/>
      <w:marRight w:val="0"/>
      <w:marTop w:val="0"/>
      <w:marBottom w:val="0"/>
      <w:divBdr>
        <w:top w:val="none" w:sz="0" w:space="0" w:color="auto"/>
        <w:left w:val="none" w:sz="0" w:space="0" w:color="auto"/>
        <w:bottom w:val="none" w:sz="0" w:space="0" w:color="auto"/>
        <w:right w:val="none" w:sz="0" w:space="0" w:color="auto"/>
      </w:divBdr>
    </w:div>
    <w:div w:id="1236743793">
      <w:bodyDiv w:val="1"/>
      <w:marLeft w:val="0"/>
      <w:marRight w:val="0"/>
      <w:marTop w:val="0"/>
      <w:marBottom w:val="0"/>
      <w:divBdr>
        <w:top w:val="none" w:sz="0" w:space="0" w:color="auto"/>
        <w:left w:val="none" w:sz="0" w:space="0" w:color="auto"/>
        <w:bottom w:val="none" w:sz="0" w:space="0" w:color="auto"/>
        <w:right w:val="none" w:sz="0" w:space="0" w:color="auto"/>
      </w:divBdr>
    </w:div>
    <w:div w:id="1253272987">
      <w:bodyDiv w:val="1"/>
      <w:marLeft w:val="0"/>
      <w:marRight w:val="0"/>
      <w:marTop w:val="0"/>
      <w:marBottom w:val="0"/>
      <w:divBdr>
        <w:top w:val="none" w:sz="0" w:space="0" w:color="auto"/>
        <w:left w:val="none" w:sz="0" w:space="0" w:color="auto"/>
        <w:bottom w:val="none" w:sz="0" w:space="0" w:color="auto"/>
        <w:right w:val="none" w:sz="0" w:space="0" w:color="auto"/>
      </w:divBdr>
    </w:div>
    <w:div w:id="1271669968">
      <w:bodyDiv w:val="1"/>
      <w:marLeft w:val="0"/>
      <w:marRight w:val="0"/>
      <w:marTop w:val="0"/>
      <w:marBottom w:val="0"/>
      <w:divBdr>
        <w:top w:val="none" w:sz="0" w:space="0" w:color="auto"/>
        <w:left w:val="none" w:sz="0" w:space="0" w:color="auto"/>
        <w:bottom w:val="none" w:sz="0" w:space="0" w:color="auto"/>
        <w:right w:val="none" w:sz="0" w:space="0" w:color="auto"/>
      </w:divBdr>
    </w:div>
    <w:div w:id="1330593543">
      <w:bodyDiv w:val="1"/>
      <w:marLeft w:val="0"/>
      <w:marRight w:val="0"/>
      <w:marTop w:val="0"/>
      <w:marBottom w:val="0"/>
      <w:divBdr>
        <w:top w:val="none" w:sz="0" w:space="0" w:color="auto"/>
        <w:left w:val="none" w:sz="0" w:space="0" w:color="auto"/>
        <w:bottom w:val="none" w:sz="0" w:space="0" w:color="auto"/>
        <w:right w:val="none" w:sz="0" w:space="0" w:color="auto"/>
      </w:divBdr>
    </w:div>
    <w:div w:id="1346439946">
      <w:bodyDiv w:val="1"/>
      <w:marLeft w:val="0"/>
      <w:marRight w:val="0"/>
      <w:marTop w:val="0"/>
      <w:marBottom w:val="0"/>
      <w:divBdr>
        <w:top w:val="none" w:sz="0" w:space="0" w:color="auto"/>
        <w:left w:val="none" w:sz="0" w:space="0" w:color="auto"/>
        <w:bottom w:val="none" w:sz="0" w:space="0" w:color="auto"/>
        <w:right w:val="none" w:sz="0" w:space="0" w:color="auto"/>
      </w:divBdr>
    </w:div>
    <w:div w:id="1371808917">
      <w:bodyDiv w:val="1"/>
      <w:marLeft w:val="0"/>
      <w:marRight w:val="0"/>
      <w:marTop w:val="0"/>
      <w:marBottom w:val="0"/>
      <w:divBdr>
        <w:top w:val="none" w:sz="0" w:space="0" w:color="auto"/>
        <w:left w:val="none" w:sz="0" w:space="0" w:color="auto"/>
        <w:bottom w:val="none" w:sz="0" w:space="0" w:color="auto"/>
        <w:right w:val="none" w:sz="0" w:space="0" w:color="auto"/>
      </w:divBdr>
    </w:div>
    <w:div w:id="1372539908">
      <w:bodyDiv w:val="1"/>
      <w:marLeft w:val="0"/>
      <w:marRight w:val="0"/>
      <w:marTop w:val="0"/>
      <w:marBottom w:val="0"/>
      <w:divBdr>
        <w:top w:val="none" w:sz="0" w:space="0" w:color="auto"/>
        <w:left w:val="none" w:sz="0" w:space="0" w:color="auto"/>
        <w:bottom w:val="none" w:sz="0" w:space="0" w:color="auto"/>
        <w:right w:val="none" w:sz="0" w:space="0" w:color="auto"/>
      </w:divBdr>
    </w:div>
    <w:div w:id="1379084403">
      <w:bodyDiv w:val="1"/>
      <w:marLeft w:val="0"/>
      <w:marRight w:val="0"/>
      <w:marTop w:val="0"/>
      <w:marBottom w:val="0"/>
      <w:divBdr>
        <w:top w:val="none" w:sz="0" w:space="0" w:color="auto"/>
        <w:left w:val="none" w:sz="0" w:space="0" w:color="auto"/>
        <w:bottom w:val="none" w:sz="0" w:space="0" w:color="auto"/>
        <w:right w:val="none" w:sz="0" w:space="0" w:color="auto"/>
      </w:divBdr>
    </w:div>
    <w:div w:id="1380010823">
      <w:bodyDiv w:val="1"/>
      <w:marLeft w:val="0"/>
      <w:marRight w:val="0"/>
      <w:marTop w:val="0"/>
      <w:marBottom w:val="0"/>
      <w:divBdr>
        <w:top w:val="none" w:sz="0" w:space="0" w:color="auto"/>
        <w:left w:val="none" w:sz="0" w:space="0" w:color="auto"/>
        <w:bottom w:val="none" w:sz="0" w:space="0" w:color="auto"/>
        <w:right w:val="none" w:sz="0" w:space="0" w:color="auto"/>
      </w:divBdr>
    </w:div>
    <w:div w:id="1443766229">
      <w:bodyDiv w:val="1"/>
      <w:marLeft w:val="0"/>
      <w:marRight w:val="0"/>
      <w:marTop w:val="0"/>
      <w:marBottom w:val="0"/>
      <w:divBdr>
        <w:top w:val="none" w:sz="0" w:space="0" w:color="auto"/>
        <w:left w:val="none" w:sz="0" w:space="0" w:color="auto"/>
        <w:bottom w:val="none" w:sz="0" w:space="0" w:color="auto"/>
        <w:right w:val="none" w:sz="0" w:space="0" w:color="auto"/>
      </w:divBdr>
    </w:div>
    <w:div w:id="1453092042">
      <w:bodyDiv w:val="1"/>
      <w:marLeft w:val="0"/>
      <w:marRight w:val="0"/>
      <w:marTop w:val="0"/>
      <w:marBottom w:val="0"/>
      <w:divBdr>
        <w:top w:val="none" w:sz="0" w:space="0" w:color="auto"/>
        <w:left w:val="none" w:sz="0" w:space="0" w:color="auto"/>
        <w:bottom w:val="none" w:sz="0" w:space="0" w:color="auto"/>
        <w:right w:val="none" w:sz="0" w:space="0" w:color="auto"/>
      </w:divBdr>
    </w:div>
    <w:div w:id="1460030943">
      <w:bodyDiv w:val="1"/>
      <w:marLeft w:val="0"/>
      <w:marRight w:val="0"/>
      <w:marTop w:val="0"/>
      <w:marBottom w:val="0"/>
      <w:divBdr>
        <w:top w:val="none" w:sz="0" w:space="0" w:color="auto"/>
        <w:left w:val="none" w:sz="0" w:space="0" w:color="auto"/>
        <w:bottom w:val="none" w:sz="0" w:space="0" w:color="auto"/>
        <w:right w:val="none" w:sz="0" w:space="0" w:color="auto"/>
      </w:divBdr>
    </w:div>
    <w:div w:id="1502618351">
      <w:bodyDiv w:val="1"/>
      <w:marLeft w:val="0"/>
      <w:marRight w:val="0"/>
      <w:marTop w:val="0"/>
      <w:marBottom w:val="0"/>
      <w:divBdr>
        <w:top w:val="none" w:sz="0" w:space="0" w:color="auto"/>
        <w:left w:val="none" w:sz="0" w:space="0" w:color="auto"/>
        <w:bottom w:val="none" w:sz="0" w:space="0" w:color="auto"/>
        <w:right w:val="none" w:sz="0" w:space="0" w:color="auto"/>
      </w:divBdr>
    </w:div>
    <w:div w:id="1526945346">
      <w:bodyDiv w:val="1"/>
      <w:marLeft w:val="0"/>
      <w:marRight w:val="0"/>
      <w:marTop w:val="0"/>
      <w:marBottom w:val="0"/>
      <w:divBdr>
        <w:top w:val="none" w:sz="0" w:space="0" w:color="auto"/>
        <w:left w:val="none" w:sz="0" w:space="0" w:color="auto"/>
        <w:bottom w:val="none" w:sz="0" w:space="0" w:color="auto"/>
        <w:right w:val="none" w:sz="0" w:space="0" w:color="auto"/>
      </w:divBdr>
    </w:div>
    <w:div w:id="1602689638">
      <w:bodyDiv w:val="1"/>
      <w:marLeft w:val="0"/>
      <w:marRight w:val="0"/>
      <w:marTop w:val="0"/>
      <w:marBottom w:val="0"/>
      <w:divBdr>
        <w:top w:val="none" w:sz="0" w:space="0" w:color="auto"/>
        <w:left w:val="none" w:sz="0" w:space="0" w:color="auto"/>
        <w:bottom w:val="none" w:sz="0" w:space="0" w:color="auto"/>
        <w:right w:val="none" w:sz="0" w:space="0" w:color="auto"/>
      </w:divBdr>
    </w:div>
    <w:div w:id="1626496697">
      <w:bodyDiv w:val="1"/>
      <w:marLeft w:val="0"/>
      <w:marRight w:val="0"/>
      <w:marTop w:val="0"/>
      <w:marBottom w:val="0"/>
      <w:divBdr>
        <w:top w:val="none" w:sz="0" w:space="0" w:color="auto"/>
        <w:left w:val="none" w:sz="0" w:space="0" w:color="auto"/>
        <w:bottom w:val="none" w:sz="0" w:space="0" w:color="auto"/>
        <w:right w:val="none" w:sz="0" w:space="0" w:color="auto"/>
      </w:divBdr>
    </w:div>
    <w:div w:id="1631587455">
      <w:bodyDiv w:val="1"/>
      <w:marLeft w:val="0"/>
      <w:marRight w:val="0"/>
      <w:marTop w:val="0"/>
      <w:marBottom w:val="0"/>
      <w:divBdr>
        <w:top w:val="none" w:sz="0" w:space="0" w:color="auto"/>
        <w:left w:val="none" w:sz="0" w:space="0" w:color="auto"/>
        <w:bottom w:val="none" w:sz="0" w:space="0" w:color="auto"/>
        <w:right w:val="none" w:sz="0" w:space="0" w:color="auto"/>
      </w:divBdr>
    </w:div>
    <w:div w:id="1632205776">
      <w:bodyDiv w:val="1"/>
      <w:marLeft w:val="0"/>
      <w:marRight w:val="0"/>
      <w:marTop w:val="0"/>
      <w:marBottom w:val="0"/>
      <w:divBdr>
        <w:top w:val="none" w:sz="0" w:space="0" w:color="auto"/>
        <w:left w:val="none" w:sz="0" w:space="0" w:color="auto"/>
        <w:bottom w:val="none" w:sz="0" w:space="0" w:color="auto"/>
        <w:right w:val="none" w:sz="0" w:space="0" w:color="auto"/>
      </w:divBdr>
    </w:div>
    <w:div w:id="1660496176">
      <w:bodyDiv w:val="1"/>
      <w:marLeft w:val="0"/>
      <w:marRight w:val="0"/>
      <w:marTop w:val="0"/>
      <w:marBottom w:val="0"/>
      <w:divBdr>
        <w:top w:val="none" w:sz="0" w:space="0" w:color="auto"/>
        <w:left w:val="none" w:sz="0" w:space="0" w:color="auto"/>
        <w:bottom w:val="none" w:sz="0" w:space="0" w:color="auto"/>
        <w:right w:val="none" w:sz="0" w:space="0" w:color="auto"/>
      </w:divBdr>
    </w:div>
    <w:div w:id="1669282019">
      <w:bodyDiv w:val="1"/>
      <w:marLeft w:val="0"/>
      <w:marRight w:val="0"/>
      <w:marTop w:val="0"/>
      <w:marBottom w:val="0"/>
      <w:divBdr>
        <w:top w:val="none" w:sz="0" w:space="0" w:color="auto"/>
        <w:left w:val="none" w:sz="0" w:space="0" w:color="auto"/>
        <w:bottom w:val="none" w:sz="0" w:space="0" w:color="auto"/>
        <w:right w:val="none" w:sz="0" w:space="0" w:color="auto"/>
      </w:divBdr>
    </w:div>
    <w:div w:id="1705472897">
      <w:bodyDiv w:val="1"/>
      <w:marLeft w:val="0"/>
      <w:marRight w:val="0"/>
      <w:marTop w:val="0"/>
      <w:marBottom w:val="0"/>
      <w:divBdr>
        <w:top w:val="none" w:sz="0" w:space="0" w:color="auto"/>
        <w:left w:val="none" w:sz="0" w:space="0" w:color="auto"/>
        <w:bottom w:val="none" w:sz="0" w:space="0" w:color="auto"/>
        <w:right w:val="none" w:sz="0" w:space="0" w:color="auto"/>
      </w:divBdr>
    </w:div>
    <w:div w:id="1754355901">
      <w:bodyDiv w:val="1"/>
      <w:marLeft w:val="0"/>
      <w:marRight w:val="0"/>
      <w:marTop w:val="0"/>
      <w:marBottom w:val="0"/>
      <w:divBdr>
        <w:top w:val="none" w:sz="0" w:space="0" w:color="auto"/>
        <w:left w:val="none" w:sz="0" w:space="0" w:color="auto"/>
        <w:bottom w:val="none" w:sz="0" w:space="0" w:color="auto"/>
        <w:right w:val="none" w:sz="0" w:space="0" w:color="auto"/>
      </w:divBdr>
    </w:div>
    <w:div w:id="1762026862">
      <w:bodyDiv w:val="1"/>
      <w:marLeft w:val="0"/>
      <w:marRight w:val="0"/>
      <w:marTop w:val="0"/>
      <w:marBottom w:val="0"/>
      <w:divBdr>
        <w:top w:val="none" w:sz="0" w:space="0" w:color="auto"/>
        <w:left w:val="none" w:sz="0" w:space="0" w:color="auto"/>
        <w:bottom w:val="none" w:sz="0" w:space="0" w:color="auto"/>
        <w:right w:val="none" w:sz="0" w:space="0" w:color="auto"/>
      </w:divBdr>
    </w:div>
    <w:div w:id="1771202205">
      <w:bodyDiv w:val="1"/>
      <w:marLeft w:val="0"/>
      <w:marRight w:val="0"/>
      <w:marTop w:val="0"/>
      <w:marBottom w:val="0"/>
      <w:divBdr>
        <w:top w:val="none" w:sz="0" w:space="0" w:color="auto"/>
        <w:left w:val="none" w:sz="0" w:space="0" w:color="auto"/>
        <w:bottom w:val="none" w:sz="0" w:space="0" w:color="auto"/>
        <w:right w:val="none" w:sz="0" w:space="0" w:color="auto"/>
      </w:divBdr>
    </w:div>
    <w:div w:id="1771505564">
      <w:bodyDiv w:val="1"/>
      <w:marLeft w:val="0"/>
      <w:marRight w:val="0"/>
      <w:marTop w:val="0"/>
      <w:marBottom w:val="0"/>
      <w:divBdr>
        <w:top w:val="none" w:sz="0" w:space="0" w:color="auto"/>
        <w:left w:val="none" w:sz="0" w:space="0" w:color="auto"/>
        <w:bottom w:val="none" w:sz="0" w:space="0" w:color="auto"/>
        <w:right w:val="none" w:sz="0" w:space="0" w:color="auto"/>
      </w:divBdr>
    </w:div>
    <w:div w:id="1802385592">
      <w:bodyDiv w:val="1"/>
      <w:marLeft w:val="0"/>
      <w:marRight w:val="0"/>
      <w:marTop w:val="0"/>
      <w:marBottom w:val="0"/>
      <w:divBdr>
        <w:top w:val="none" w:sz="0" w:space="0" w:color="auto"/>
        <w:left w:val="none" w:sz="0" w:space="0" w:color="auto"/>
        <w:bottom w:val="none" w:sz="0" w:space="0" w:color="auto"/>
        <w:right w:val="none" w:sz="0" w:space="0" w:color="auto"/>
      </w:divBdr>
    </w:div>
    <w:div w:id="1852907873">
      <w:bodyDiv w:val="1"/>
      <w:marLeft w:val="0"/>
      <w:marRight w:val="0"/>
      <w:marTop w:val="0"/>
      <w:marBottom w:val="0"/>
      <w:divBdr>
        <w:top w:val="none" w:sz="0" w:space="0" w:color="auto"/>
        <w:left w:val="none" w:sz="0" w:space="0" w:color="auto"/>
        <w:bottom w:val="none" w:sz="0" w:space="0" w:color="auto"/>
        <w:right w:val="none" w:sz="0" w:space="0" w:color="auto"/>
      </w:divBdr>
    </w:div>
    <w:div w:id="1861898081">
      <w:bodyDiv w:val="1"/>
      <w:marLeft w:val="0"/>
      <w:marRight w:val="0"/>
      <w:marTop w:val="0"/>
      <w:marBottom w:val="0"/>
      <w:divBdr>
        <w:top w:val="none" w:sz="0" w:space="0" w:color="auto"/>
        <w:left w:val="none" w:sz="0" w:space="0" w:color="auto"/>
        <w:bottom w:val="none" w:sz="0" w:space="0" w:color="auto"/>
        <w:right w:val="none" w:sz="0" w:space="0" w:color="auto"/>
      </w:divBdr>
    </w:div>
    <w:div w:id="1875535937">
      <w:bodyDiv w:val="1"/>
      <w:marLeft w:val="0"/>
      <w:marRight w:val="0"/>
      <w:marTop w:val="0"/>
      <w:marBottom w:val="0"/>
      <w:divBdr>
        <w:top w:val="none" w:sz="0" w:space="0" w:color="auto"/>
        <w:left w:val="none" w:sz="0" w:space="0" w:color="auto"/>
        <w:bottom w:val="none" w:sz="0" w:space="0" w:color="auto"/>
        <w:right w:val="none" w:sz="0" w:space="0" w:color="auto"/>
      </w:divBdr>
    </w:div>
    <w:div w:id="1894466520">
      <w:bodyDiv w:val="1"/>
      <w:marLeft w:val="0"/>
      <w:marRight w:val="0"/>
      <w:marTop w:val="0"/>
      <w:marBottom w:val="0"/>
      <w:divBdr>
        <w:top w:val="none" w:sz="0" w:space="0" w:color="auto"/>
        <w:left w:val="none" w:sz="0" w:space="0" w:color="auto"/>
        <w:bottom w:val="none" w:sz="0" w:space="0" w:color="auto"/>
        <w:right w:val="none" w:sz="0" w:space="0" w:color="auto"/>
      </w:divBdr>
    </w:div>
    <w:div w:id="1927881873">
      <w:bodyDiv w:val="1"/>
      <w:marLeft w:val="0"/>
      <w:marRight w:val="0"/>
      <w:marTop w:val="0"/>
      <w:marBottom w:val="0"/>
      <w:divBdr>
        <w:top w:val="none" w:sz="0" w:space="0" w:color="auto"/>
        <w:left w:val="none" w:sz="0" w:space="0" w:color="auto"/>
        <w:bottom w:val="none" w:sz="0" w:space="0" w:color="auto"/>
        <w:right w:val="none" w:sz="0" w:space="0" w:color="auto"/>
      </w:divBdr>
    </w:div>
    <w:div w:id="1949001873">
      <w:bodyDiv w:val="1"/>
      <w:marLeft w:val="0"/>
      <w:marRight w:val="0"/>
      <w:marTop w:val="0"/>
      <w:marBottom w:val="0"/>
      <w:divBdr>
        <w:top w:val="none" w:sz="0" w:space="0" w:color="auto"/>
        <w:left w:val="none" w:sz="0" w:space="0" w:color="auto"/>
        <w:bottom w:val="none" w:sz="0" w:space="0" w:color="auto"/>
        <w:right w:val="none" w:sz="0" w:space="0" w:color="auto"/>
      </w:divBdr>
    </w:div>
    <w:div w:id="1958676345">
      <w:bodyDiv w:val="1"/>
      <w:marLeft w:val="0"/>
      <w:marRight w:val="0"/>
      <w:marTop w:val="0"/>
      <w:marBottom w:val="0"/>
      <w:divBdr>
        <w:top w:val="none" w:sz="0" w:space="0" w:color="auto"/>
        <w:left w:val="none" w:sz="0" w:space="0" w:color="auto"/>
        <w:bottom w:val="none" w:sz="0" w:space="0" w:color="auto"/>
        <w:right w:val="none" w:sz="0" w:space="0" w:color="auto"/>
      </w:divBdr>
    </w:div>
    <w:div w:id="1962034808">
      <w:bodyDiv w:val="1"/>
      <w:marLeft w:val="0"/>
      <w:marRight w:val="0"/>
      <w:marTop w:val="0"/>
      <w:marBottom w:val="0"/>
      <w:divBdr>
        <w:top w:val="none" w:sz="0" w:space="0" w:color="auto"/>
        <w:left w:val="none" w:sz="0" w:space="0" w:color="auto"/>
        <w:bottom w:val="none" w:sz="0" w:space="0" w:color="auto"/>
        <w:right w:val="none" w:sz="0" w:space="0" w:color="auto"/>
      </w:divBdr>
    </w:div>
    <w:div w:id="1986162355">
      <w:bodyDiv w:val="1"/>
      <w:marLeft w:val="0"/>
      <w:marRight w:val="0"/>
      <w:marTop w:val="0"/>
      <w:marBottom w:val="0"/>
      <w:divBdr>
        <w:top w:val="none" w:sz="0" w:space="0" w:color="auto"/>
        <w:left w:val="none" w:sz="0" w:space="0" w:color="auto"/>
        <w:bottom w:val="none" w:sz="0" w:space="0" w:color="auto"/>
        <w:right w:val="none" w:sz="0" w:space="0" w:color="auto"/>
      </w:divBdr>
    </w:div>
    <w:div w:id="1999964545">
      <w:bodyDiv w:val="1"/>
      <w:marLeft w:val="0"/>
      <w:marRight w:val="0"/>
      <w:marTop w:val="0"/>
      <w:marBottom w:val="0"/>
      <w:divBdr>
        <w:top w:val="none" w:sz="0" w:space="0" w:color="auto"/>
        <w:left w:val="none" w:sz="0" w:space="0" w:color="auto"/>
        <w:bottom w:val="none" w:sz="0" w:space="0" w:color="auto"/>
        <w:right w:val="none" w:sz="0" w:space="0" w:color="auto"/>
      </w:divBdr>
      <w:divsChild>
        <w:div w:id="1744446550">
          <w:marLeft w:val="0"/>
          <w:marRight w:val="0"/>
          <w:marTop w:val="0"/>
          <w:marBottom w:val="0"/>
          <w:divBdr>
            <w:top w:val="none" w:sz="0" w:space="0" w:color="auto"/>
            <w:left w:val="none" w:sz="0" w:space="0" w:color="auto"/>
            <w:bottom w:val="none" w:sz="0" w:space="0" w:color="auto"/>
            <w:right w:val="none" w:sz="0" w:space="0" w:color="auto"/>
          </w:divBdr>
          <w:divsChild>
            <w:div w:id="336545726">
              <w:marLeft w:val="0"/>
              <w:marRight w:val="0"/>
              <w:marTop w:val="0"/>
              <w:marBottom w:val="0"/>
              <w:divBdr>
                <w:top w:val="none" w:sz="0" w:space="0" w:color="auto"/>
                <w:left w:val="none" w:sz="0" w:space="0" w:color="auto"/>
                <w:bottom w:val="none" w:sz="0" w:space="0" w:color="auto"/>
                <w:right w:val="none" w:sz="0" w:space="0" w:color="auto"/>
              </w:divBdr>
              <w:divsChild>
                <w:div w:id="172282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050259">
      <w:bodyDiv w:val="1"/>
      <w:marLeft w:val="0"/>
      <w:marRight w:val="0"/>
      <w:marTop w:val="0"/>
      <w:marBottom w:val="0"/>
      <w:divBdr>
        <w:top w:val="none" w:sz="0" w:space="0" w:color="auto"/>
        <w:left w:val="none" w:sz="0" w:space="0" w:color="auto"/>
        <w:bottom w:val="none" w:sz="0" w:space="0" w:color="auto"/>
        <w:right w:val="none" w:sz="0" w:space="0" w:color="auto"/>
      </w:divBdr>
    </w:div>
    <w:div w:id="2088187196">
      <w:bodyDiv w:val="1"/>
      <w:marLeft w:val="0"/>
      <w:marRight w:val="0"/>
      <w:marTop w:val="0"/>
      <w:marBottom w:val="0"/>
      <w:divBdr>
        <w:top w:val="none" w:sz="0" w:space="0" w:color="auto"/>
        <w:left w:val="none" w:sz="0" w:space="0" w:color="auto"/>
        <w:bottom w:val="none" w:sz="0" w:space="0" w:color="auto"/>
        <w:right w:val="none" w:sz="0" w:space="0" w:color="auto"/>
      </w:divBdr>
    </w:div>
    <w:div w:id="2102723461">
      <w:bodyDiv w:val="1"/>
      <w:marLeft w:val="0"/>
      <w:marRight w:val="0"/>
      <w:marTop w:val="0"/>
      <w:marBottom w:val="0"/>
      <w:divBdr>
        <w:top w:val="none" w:sz="0" w:space="0" w:color="auto"/>
        <w:left w:val="none" w:sz="0" w:space="0" w:color="auto"/>
        <w:bottom w:val="none" w:sz="0" w:space="0" w:color="auto"/>
        <w:right w:val="none" w:sz="0" w:space="0" w:color="auto"/>
      </w:divBdr>
    </w:div>
    <w:div w:id="2121795352">
      <w:bodyDiv w:val="1"/>
      <w:marLeft w:val="0"/>
      <w:marRight w:val="0"/>
      <w:marTop w:val="0"/>
      <w:marBottom w:val="0"/>
      <w:divBdr>
        <w:top w:val="none" w:sz="0" w:space="0" w:color="auto"/>
        <w:left w:val="none" w:sz="0" w:space="0" w:color="auto"/>
        <w:bottom w:val="none" w:sz="0" w:space="0" w:color="auto"/>
        <w:right w:val="none" w:sz="0" w:space="0" w:color="auto"/>
      </w:divBdr>
    </w:div>
    <w:div w:id="21221892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image" Target="media/image9.png"/><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numbering" Target="numbering.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hyperlink" Target="https://fred.stlouisfed.org"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microsoft.com/office/2011/relationships/people" Target="people.xm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s>
</file>

<file path=word/theme/_rels/theme1.xml.rels><?xml version="1.0" encoding="UTF-8" standalone="yes"?>
<Relationships xmlns="http://schemas.openxmlformats.org/package/2006/relationships"><Relationship Id="rId1" Type="http://schemas.openxmlformats.org/officeDocument/2006/relationships/image" Target="../media/image41.jpg"/></Relationships>
</file>

<file path=word/theme/theme1.xml><?xml version="1.0" encoding="utf-8"?>
<a:theme xmlns:a="http://schemas.openxmlformats.org/drawingml/2006/main" name="Elemental">
  <a:themeElements>
    <a:clrScheme name="Elemental">
      <a:dk1>
        <a:sysClr val="windowText" lastClr="000000"/>
      </a:dk1>
      <a:lt1>
        <a:sysClr val="window" lastClr="FFFFFF"/>
      </a:lt1>
      <a:dk2>
        <a:srgbClr val="242852"/>
      </a:dk2>
      <a:lt2>
        <a:srgbClr val="ACCBF9"/>
      </a:lt2>
      <a:accent1>
        <a:srgbClr val="629DD1"/>
      </a:accent1>
      <a:accent2>
        <a:srgbClr val="297FD5"/>
      </a:accent2>
      <a:accent3>
        <a:srgbClr val="7F8FA9"/>
      </a:accent3>
      <a:accent4>
        <a:srgbClr val="4A66AC"/>
      </a:accent4>
      <a:accent5>
        <a:srgbClr val="5AA2AE"/>
      </a:accent5>
      <a:accent6>
        <a:srgbClr val="9D90A0"/>
      </a:accent6>
      <a:hlink>
        <a:srgbClr val="9454C3"/>
      </a:hlink>
      <a:folHlink>
        <a:srgbClr val="3EBBF0"/>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Elemental">
      <a:fillStyleLst>
        <a:solidFill>
          <a:schemeClr val="phClr"/>
        </a:solidFill>
        <a:gradFill rotWithShape="1">
          <a:gsLst>
            <a:gs pos="0">
              <a:schemeClr val="phClr">
                <a:tint val="90000"/>
              </a:schemeClr>
            </a:gs>
            <a:gs pos="48000">
              <a:schemeClr val="phClr">
                <a:tint val="54000"/>
                <a:satMod val="140000"/>
              </a:schemeClr>
            </a:gs>
            <a:gs pos="100000">
              <a:schemeClr val="phClr">
                <a:tint val="24000"/>
                <a:satMod val="260000"/>
              </a:schemeClr>
            </a:gs>
          </a:gsLst>
          <a:lin ang="16200000" scaled="1"/>
        </a:gradFill>
        <a:gradFill rotWithShape="1">
          <a:gsLst>
            <a:gs pos="0">
              <a:schemeClr val="phClr"/>
            </a:gs>
            <a:gs pos="100000">
              <a:schemeClr val="phClr">
                <a:shade val="48000"/>
                <a:satMod val="180000"/>
                <a:lumMod val="94000"/>
              </a:schemeClr>
            </a:gs>
            <a:gs pos="100000">
              <a:schemeClr val="phClr">
                <a:shade val="48000"/>
                <a:satMod val="180000"/>
                <a:lumMod val="94000"/>
              </a:schemeClr>
            </a:gs>
          </a:gsLst>
          <a:lin ang="4140000" scaled="1"/>
        </a:gradFill>
      </a:fillStyleLst>
      <a:lnStyleLst>
        <a:ln w="12700" cap="flat" cmpd="sng" algn="ctr">
          <a:solidFill>
            <a:schemeClr val="phClr"/>
          </a:solidFill>
          <a:prstDash val="solid"/>
        </a:ln>
        <a:ln w="19050" cap="flat" cmpd="sng" algn="ctr">
          <a:solidFill>
            <a:schemeClr val="phClr"/>
          </a:solidFill>
          <a:prstDash val="solid"/>
        </a:ln>
        <a:ln w="28575" cap="flat" cmpd="sng" algn="ctr">
          <a:solidFill>
            <a:schemeClr val="phClr"/>
          </a:solidFill>
          <a:prstDash val="solid"/>
        </a:ln>
      </a:lnStyleLst>
      <a:effectStyleLst>
        <a:effectStyle>
          <a:effectLst>
            <a:outerShdw blurRad="63500" dist="12700" dir="5400000" sx="102000" sy="102000" rotWithShape="0">
              <a:srgbClr val="000000">
                <a:alpha val="32000"/>
              </a:srgbClr>
            </a:outerShdw>
          </a:effectLst>
        </a:effectStyle>
        <a:effectStyle>
          <a:effectLst>
            <a:outerShdw blurRad="76200" dist="38100" dir="5400000" rotWithShape="0">
              <a:srgbClr val="000000">
                <a:alpha val="60000"/>
              </a:srgbClr>
            </a:outerShdw>
          </a:effectLst>
          <a:scene3d>
            <a:camera prst="orthographicFront">
              <a:rot lat="0" lon="0" rev="0"/>
            </a:camera>
            <a:lightRig rig="glow" dir="tl">
              <a:rot lat="0" lon="0" rev="19800000"/>
            </a:lightRig>
          </a:scene3d>
          <a:sp3d prstMaterial="metal">
            <a:bevelT w="38100" h="38100"/>
          </a:sp3d>
        </a:effectStyle>
        <a:effectStyle>
          <a:effectLst>
            <a:outerShdw blurRad="114300" dist="114300" dir="5400000" rotWithShape="0">
              <a:srgbClr val="000000">
                <a:alpha val="70000"/>
              </a:srgbClr>
            </a:outerShdw>
          </a:effectLst>
          <a:scene3d>
            <a:camera prst="orthographicFront">
              <a:rot lat="0" lon="0" rev="0"/>
            </a:camera>
            <a:lightRig rig="threePt" dir="t">
              <a:rot lat="0" lon="0" rev="19800000"/>
            </a:lightRig>
          </a:scene3d>
          <a:sp3d prstMaterial="plastic">
            <a:bevelT w="50800" h="50800"/>
          </a:sp3d>
        </a:effectStyle>
      </a:effectStyleLst>
      <a:bgFillStyleLst>
        <a:solidFill>
          <a:schemeClr val="phClr"/>
        </a:solidFill>
        <a:gradFill rotWithShape="1">
          <a:gsLst>
            <a:gs pos="0">
              <a:schemeClr val="phClr">
                <a:tint val="95000"/>
              </a:schemeClr>
            </a:gs>
            <a:gs pos="100000">
              <a:schemeClr val="phClr">
                <a:shade val="40000"/>
                <a:satMod val="180000"/>
              </a:schemeClr>
            </a:gs>
          </a:gsLst>
          <a:lin ang="5400000" scaled="0"/>
        </a:gradFill>
        <a:blipFill>
          <a:blip xmlns:r="http://schemas.openxmlformats.org/officeDocument/2006/relationships" r:embed="rId1">
            <a:duotone>
              <a:schemeClr val="phClr">
                <a:shade val="14000"/>
                <a:satMod val="280000"/>
              </a:schemeClr>
              <a:schemeClr val="phClr">
                <a:tint val="60000"/>
                <a:satMod val="120000"/>
              </a:schemeClr>
            </a:duotone>
          </a:blip>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Con13</b:Tag>
    <b:SourceType>Book</b:SourceType>
    <b:Guid>{9C755D09-BC6B-B042-8E5B-361FE7CE554C}</b:Guid>
    <b:Author>
      <b:Author>
        <b:NameList>
          <b:Person>
            <b:Last>United States Congress</b:Last>
          </b:Person>
        </b:NameList>
      </b:Author>
    </b:Author>
    <b:Title>Federal Reserve Act : Public Law 63-43, 63d Congress, H.R. 7837: An Act to Provide for the Establishment of Federal Reserve Banks, to Furnish an Elastic Currency, to Afford Means of Rediscounting Commercial Paper, to Establish a More Effective Supervision</b:Title>
    <b:City>Washington DC</b:City>
    <b:Publisher>United States. Congress</b:Publisher>
    <b:Year>1913</b:Year>
    <b:RefOrder>2</b:RefOrder>
  </b:Source>
  <b:Source>
    <b:Tag>Coh14</b:Tag>
    <b:SourceType>JournalArticle</b:SourceType>
    <b:Guid>{690DC6B8-5E57-2C49-8FA6-567F64DE3DA4}</b:Guid>
    <b:Author>
      <b:Author>
        <b:NameList>
          <b:Person>
            <b:Last>Cohen</b:Last>
            <b:Middle>K.</b:Middle>
            <b:First>Ivan</b:First>
          </b:Person>
          <b:Person>
            <b:Last>Ferretti</b:Last>
            <b:First>Fabrizio</b:First>
          </b:Person>
          <b:Person>
            <b:Last>McIntosh</b:Last>
            <b:First>Bryan</b:First>
          </b:Person>
        </b:NameList>
      </b:Author>
    </b:Author>
    <b:Title>Decomposing the misery index: A dynamic approach</b:Title>
    <b:Publisher>Cogent Economics &amp; Finance</b:Publisher>
    <b:Year>2014</b:Year>
    <b:JournalName>Cogent Economics &amp; Finance</b:JournalName>
    <b:Month>November</b:Month>
    <b:Day>19</b:Day>
    <b:Volume>2</b:Volume>
    <b:Issue>1</b:Issue>
    <b:RefOrder>4</b:RefOrder>
  </b:Source>
  <b:Source>
    <b:Tag>Kli19</b:Tag>
    <b:SourceType>ArticleInAPeriodical</b:SourceType>
    <b:Guid>{6BFC5E8F-BAF8-EE4C-B4BD-592DA8A945CE}</b:Guid>
    <b:Title>Is the Fed Following a ‘Modernized’ Version of the Taylor Rule? Part 1.</b:Title>
    <b:Year>2019</b:Year>
    <b:Author>
      <b:Author>
        <b:NameList>
          <b:Person>
            <b:Last>Kliesen</b:Last>
            <b:First>Kevin</b:First>
            <b:Middle>L.</b:Middle>
          </b:Person>
        </b:NameList>
      </b:Author>
    </b:Author>
    <b:PeriodicalTitle>ECONOMIC SYNOPSES</b:PeriodicalTitle>
    <b:Month>January</b:Month>
    <b:Day>15</b:Day>
    <b:Volume>2</b:Volume>
    <b:RefOrder>7</b:RefOrder>
  </b:Source>
  <b:Source>
    <b:Tag>Kli191</b:Tag>
    <b:SourceType>ArticleInAPeriodical</b:SourceType>
    <b:Guid>{BB96C12F-1897-B541-B64B-5F22F37A3388}</b:Guid>
    <b:Title>Is the Fed Following a “Modernized” Version of the Taylor Rule? Part 2</b:Title>
    <b:PeriodicalTitle>Economic Synopses</b:PeriodicalTitle>
    <b:Year>2019</b:Year>
    <b:Month>January</b:Month>
    <b:Day>125</b:Day>
    <b:Author>
      <b:Author>
        <b:NameList>
          <b:Person>
            <b:Last>Kliesen</b:Last>
            <b:Middle>L.</b:Middle>
            <b:First>Kevin</b:First>
          </b:Person>
        </b:NameList>
      </b:Author>
    </b:Author>
    <b:Volume>2</b:Volume>
    <b:RefOrder>8</b:RefOrder>
  </b:Source>
  <b:Source>
    <b:Tag>Wil14</b:Tag>
    <b:SourceType>ArticleInAPeriodical</b:SourceType>
    <b:Guid>{CC160574-5FEC-664B-B39C-5AF1785E3EA1}</b:Guid>
    <b:Title>A Dove to Hawk Ranking of the Martin to Yellen Federal Reserves</b:Title>
    <b:JournalName>Journal of Economic Literature</b:JournalName>
    <b:Year>2019</b:Year>
    <b:Author>
      <b:Author>
        <b:NameList>
          <b:Person>
            <b:Last>Wilson</b:Last>
            <b:First>Linus</b:First>
          </b:Person>
        </b:NameList>
      </b:Author>
    </b:Author>
    <b:Pages>13</b:Pages>
    <b:Month>October</b:Month>
    <b:Day>9</b:Day>
    <b:Volume>58</b:Volume>
    <b:RefOrder>9</b:RefOrder>
  </b:Source>
  <b:Source>
    <b:Tag>USB23</b:Tag>
    <b:SourceType>InternetSite</b:SourceType>
    <b:Guid>{B96D7AAE-2223-CF4D-A2B1-C743794DB333}</b:Guid>
    <b:Author>
      <b:Author>
        <b:NameList>
          <b:Person>
            <b:Last>U.S. Bureau of Labor Statistics</b:Last>
          </b:Person>
        </b:NameList>
      </b:Author>
    </b:Author>
    <b:Title>Unemployment Rate (UNRATE)</b:Title>
    <b:InternetSiteTitle>FRED Economic Data St. Louis FED</b:InternetSiteTitle>
    <b:URL>https://fred.stlouisfed.org/series/UNRATE</b:URL>
    <b:Year>2023</b:Year>
    <b:Month>September</b:Month>
    <b:Day>1</b:Day>
    <b:RefOrder>11</b:RefOrder>
  </b:Source>
  <b:Source>
    <b:Tag>Fed12</b:Tag>
    <b:SourceType>ConferenceProceedings</b:SourceType>
    <b:Guid>{EB8DD5F6-92C6-D64E-B913-6C76BDE78F53}</b:Guid>
    <b:Title>Minutes of the Federal Open Market Committee, January 24-25, 2012</b:Title>
    <b:City>Washington, D.C</b:City>
    <b:Publisher>Federal Reserve</b:Publisher>
    <b:Year>2012</b:Year>
    <b:Author>
      <b:Author>
        <b:NameList>
          <b:Person>
            <b:Last>Federal Open Market Committee</b:Last>
          </b:Person>
        </b:NameList>
      </b:Author>
    </b:Author>
    <b:RefOrder>3</b:RefOrder>
  </b:Source>
  <b:Source>
    <b:Tag>Fed23</b:Tag>
    <b:SourceType>InternetSite</b:SourceType>
    <b:Guid>{18AD72B9-E65B-C147-B9F8-CDD9E6FCDF19}</b:Guid>
    <b:Title>1-Month Real Interest Rate (REAINTRATREARAT1MO)</b:Title>
    <b:Year>2023</b:Year>
    <b:Month>September</b:Month>
    <b:Day>13</b:Day>
    <b:Author>
      <b:Author>
        <b:NameList>
          <b:Person>
            <b:Last>Federal Reserve Bank of Cleveland</b:Last>
          </b:Person>
        </b:NameList>
      </b:Author>
    </b:Author>
    <b:InternetSiteTitle>FRED Economic Data St. Louis FED</b:InternetSiteTitle>
    <b:URL>https://fred.stlouisfed.org/series/REAINTRATREARAT1MO</b:URL>
    <b:RefOrder>17</b:RefOrder>
  </b:Source>
  <b:Source>
    <b:Tag>Fed231</b:Tag>
    <b:SourceType>InternetSite</b:SourceType>
    <b:Guid>{AD661E7B-8CAA-4B46-9B30-B6C1FBA2AF41}</b:Guid>
    <b:Author>
      <b:Author>
        <b:NameList>
          <b:Person>
            <b:Last>Federal Reserve Bank of Atlanta</b:Last>
          </b:Person>
        </b:NameList>
      </b:Author>
    </b:Author>
    <b:Title>Sticky Price Consumer Price Index less Food and Energy (CORESTICKM157SFRBATL)</b:Title>
    <b:InternetSiteTitle>FRED Economic Data St. Louis FED</b:InternetSiteTitle>
    <b:URL>https://fred.stlouisfed.org/series/CORESTICKM157SFRBATL</b:URL>
    <b:Year>2023</b:Year>
    <b:Month>September</b:Month>
    <b:Day>13</b:Day>
    <b:RefOrder>18</b:RefOrder>
  </b:Source>
  <b:Source>
    <b:Tag>Jou23</b:Tag>
    <b:SourceType>InternetSite</b:SourceType>
    <b:Guid>{AD08B110-F49D-304F-9851-4B727803AFFC}</b:Guid>
    <b:Title>Federal Reserve System (FED) | United States of America | the Journal of Regulation</b:Title>
    <b:PeriodicalTitle>Journal of Regulatory Compliance</b:PeriodicalTitle>
    <b:Year>2023</b:Year>
    <b:InternetSiteTitle>The Journal of Regulation</b:InternetSiteTitle>
    <b:URL>https://thejournalofregulation.com</b:URL>
    <b:Author>
      <b:Author>
        <b:NameList>
          <b:Person>
            <b:Last>Journal of Regulation</b:Last>
          </b:Person>
        </b:NameList>
      </b:Author>
    </b:Author>
    <b:RefOrder>1</b:RefOrder>
  </b:Source>
  <b:Source>
    <b:Tag>Boa23</b:Tag>
    <b:SourceType>ElectronicSource</b:SourceType>
    <b:Guid>{901CA695-7F74-CC45-A6E5-38898D22AA0D}</b:Guid>
    <b:Title>Federal Funds Effective Rate (FEDFUNDS)</b:Title>
    <b:Year>2023</b:Year>
    <b:Author>
      <b:Author>
        <b:Corporate>Board of Governors of the Federal Reserve System (US)</b:Corporate>
      </b:Author>
    </b:Author>
    <b:ProductionCompany>Federal Reserve Bank of St. Louis</b:ProductionCompany>
    <b:RefOrder>10</b:RefOrder>
  </b:Source>
  <b:Source>
    <b:Tag>Cas03</b:Tag>
    <b:SourceType>ArticleInAPeriodical</b:SourceType>
    <b:Guid>{8879CF02-9AB3-9947-AF18-A73D13BD775C}</b:Guid>
    <b:Title>Describing the Fed's conduct with simple Taylor rules: is interest rate smoothing important?</b:Title>
    <b:City>Frankfurt, Germany</b:City>
    <b:Year>2003</b:Year>
    <b:Month>May</b:Month>
    <b:PeriodicalTitle>Europena Central Bank Working Paper Series</b:PeriodicalTitle>
    <b:Issue>232</b:Issue>
    <b:Pages>12</b:Pages>
    <b:Author>
      <b:Author>
        <b:NameList>
          <b:Person>
            <b:Last>Castelnuovo</b:Last>
            <b:First>Efrem</b:First>
          </b:Person>
        </b:NameList>
      </b:Author>
    </b:Author>
    <b:RefOrder>19</b:RefOrder>
  </b:Source>
  <b:Source>
    <b:Tag>Poo99</b:Tag>
    <b:SourceType>ArticleInAPeriodical</b:SourceType>
    <b:Guid>{2E03E517-8BDF-B844-A69D-C5A79E8D1CA0}</b:Guid>
    <b:Title>Monetary Policy Rules?</b:Title>
    <b:PeriodicalTitle>Review</b:PeriodicalTitle>
    <b:Year>1999</b:Year>
    <b:Month>March / April</b:Month>
    <b:Publisher>FEDERAL RESERVE BANK OF ST. LOUIS</b:Publisher>
    <b:Author>
      <b:Author>
        <b:NameList>
          <b:Person>
            <b:Last>Poole</b:Last>
            <b:First>William</b:First>
          </b:Person>
        </b:NameList>
      </b:Author>
    </b:Author>
    <b:RefOrder>20</b:RefOrder>
  </b:Source>
  <b:Source>
    <b:Tag>Man10</b:Tag>
    <b:SourceType>Book</b:SourceType>
    <b:Guid>{12E813C8-0BD7-3348-812B-4112BE5D7FFC}</b:Guid>
    <b:Title>Marcroeconomics</b:Title>
    <b:Year>2010</b:Year>
    <b:Pages>260</b:Pages>
    <b:City>New York</b:City>
    <b:Publisher>Worth Publishers</b:Publisher>
    <b:StateProvince>NY</b:StateProvince>
    <b:Author>
      <b:Author>
        <b:NameList>
          <b:Person>
            <b:Last>Mankiw</b:Last>
            <b:Middle>N</b:Middle>
            <b:First>Gregory</b:First>
          </b:Person>
        </b:NameList>
      </b:Author>
    </b:Author>
    <b:RefOrder>21</b:RefOrder>
  </b:Source>
  <b:Source>
    <b:Tag>Lov99</b:Tag>
    <b:SourceType>JournalArticle</b:SourceType>
    <b:Guid>{A9BB8C0A-E22D-2D43-8478-C864FD6F418E}</b:Guid>
    <b:Title>Economic Discomfort and Consumer Sentiment</b:Title>
    <b:Year>1999</b:Year>
    <b:Month>July</b:Month>
    <b:Author>
      <b:Author>
        <b:NameList>
          <b:Person>
            <b:Last>Lovell</b:Last>
            <b:Middle>C.</b:Middle>
            <b:First>Michael</b:First>
          </b:Person>
          <b:Person>
            <b:Last>Tien</b:Last>
            <b:First>Pao-Lin</b:First>
          </b:Person>
        </b:NameList>
      </b:Author>
    </b:Author>
    <b:RefOrder>5</b:RefOrder>
  </b:Source>
  <b:Source>
    <b:Tag>Pol18</b:Tag>
    <b:SourceType>InternetSite</b:SourceType>
    <b:Guid>{BB5ABF25-D90F-8843-BB90-E702839EDF47}</b:Guid>
    <b:Title>Policy Rules and How Policymakers Use Them</b:Title>
    <b:Year>2018</b:Year>
    <b:Month>March</b:Month>
    <b:Day>8</b:Day>
    <b:InternetSiteTitle>Federal Reserve</b:InternetSiteTitle>
    <b:URL>https://www.federalreserve.gov/monetarypolicy/policy-rules-and-how-policymakers-use-them.htm</b:URL>
    <b:RefOrder>14</b:RefOrder>
  </b:Source>
  <b:Source>
    <b:Tag>Boa20</b:Tag>
    <b:SourceType>InternetSite</b:SourceType>
    <b:Guid>{7958552A-AA31-DA4A-85B3-974C55B9B845}</b:Guid>
    <b:Title>How does the Federal Reserve affect inflation and employment?</b:Title>
    <b:InternetSiteTitle>Federal Reserve</b:InternetSiteTitle>
    <b:URL>https://www.federalreserve.gov/faqs/money_12856.htm</b:URL>
    <b:Year>2020</b:Year>
    <b:Month>August</b:Month>
    <b:Day>27</b:Day>
    <b:Author>
      <b:ProducerName>
        <b:NameList>
          <b:Person>
            <b:Last>System</b:Last>
            <b:First>Board</b:First>
            <b:Middle>Of Governors Of The Federal Reserve</b:Middle>
          </b:Person>
        </b:NameList>
      </b:ProducerName>
      <b:Author>
        <b:NameList>
          <b:Person>
            <b:Last>Board Of Governors Of The Federal Reserve System</b:Last>
          </b:Person>
        </b:NameList>
      </b:Author>
    </b:Author>
    <b:RefOrder>6</b:RefOrder>
  </b:Source>
  <b:Source>
    <b:Tag>Fed</b:Tag>
    <b:SourceType>InternetSite</b:SourceType>
    <b:Guid>{BDC2EDBC-24ED-B941-8536-33E7E5E33252}</b:Guid>
    <b:Title>Measuring the Natural Rate of Interest</b:Title>
    <b:InternetSiteTitle>www.newyorkfed.org</b:InternetSiteTitle>
    <b:URL>https://www.newyorkfed.org/research/policy/rstar</b:URL>
    <b:Author>
      <b:Author>
        <b:NameList>
          <b:Person>
            <b:Last>Federal Reserve Bank of New York</b:Last>
          </b:Person>
        </b:NameList>
      </b:Author>
    </b:Author>
    <b:RefOrder>15</b:RefOrder>
  </b:Source>
  <b:Source>
    <b:Tag>Fer23</b:Tag>
    <b:SourceType>InternetSite</b:SourceType>
    <b:Guid>{B7ED206D-2FFA-9E45-8D32-C75641A5F034}</b:Guid>
    <b:Title>The History and Future of the Federal Reserve’s 2 Percent Target Rate of Inflation</b:Title>
    <b:InternetSiteTitle>Council on Foreign Relations</b:InternetSiteTitle>
    <b:URL>https://www.cfr.org/blog/history-and-future-federal-reserves-2-percent-target-rate-inflation-0</b:URL>
    <b:Year>2023</b:Year>
    <b:Month>06</b:Month>
    <b:Day>15</b:Day>
    <b:Author>
      <b:Author>
        <b:NameList>
          <b:Person>
            <b:Last>Ferguson</b:Last>
            <b:First>Roger</b:First>
          </b:Person>
          <b:Person>
            <b:Last>Lahiri</b:Last>
            <b:First>Upamanyu</b:First>
          </b:Person>
        </b:NameList>
      </b:Author>
    </b:Author>
    <b:RefOrder>16</b:RefOrder>
  </b:Source>
  <b:Source>
    <b:Tag>Ber04</b:Tag>
    <b:SourceType>InternetSite</b:SourceType>
    <b:Guid>{1F90A6C9-D492-6148-B661-B4BF867977A2}</b:Guid>
    <b:Title>Remarks by Governor Ben S. Bernanke</b:Title>
    <b:InternetSiteTitle>Federal Reserve</b:InternetSiteTitle>
    <b:URL>https://www.federalreserve.gov/boarddocs/speeches/2004/200405202/default.htm</b:URL>
    <b:Year>2004</b:Year>
    <b:Month>May</b:Month>
    <b:Day>20</b:Day>
    <b:Author>
      <b:Author>
        <b:NameList>
          <b:Person>
            <b:Last>Bernanke</b:Last>
            <b:First>Ben</b:First>
          </b:Person>
        </b:NameList>
      </b:Author>
    </b:Author>
    <b:RefOrder>13</b:RefOrder>
  </b:Source>
  <b:Source>
    <b:Tag>Hol17</b:Tag>
    <b:SourceType>InternetSite</b:SourceType>
    <b:Guid>{5616A40B-9075-744E-B0F9-1221AD96AD4F}</b:Guid>
    <b:Title>Measuring the Natural Rate of Interest</b:Title>
    <b:InternetSiteTitle>New York Fed.org</b:InternetSiteTitle>
    <b:URL>https://www.newyorkfed.org/research/policy/rstar</b:URL>
    <b:Year>2017</b:Year>
    <b:Author>
      <b:ProducerName>
        <b:NameList>
          <b:Person>
            <b:Last>Holston</b:Last>
          </b:Person>
          <b:Person>
            <b:Last>Laubach</b:Last>
          </b:Person>
          <b:Person>
            <b:Last>Williams</b:Last>
          </b:Person>
        </b:NameList>
      </b:ProducerName>
    </b:Author>
    <b:RefOrder>22</b:RefOrder>
  </b:Source>
  <b:Source>
    <b:Tag>Fed232</b:Tag>
    <b:SourceType>InternetSite</b:SourceType>
    <b:Guid>{8F6D414F-5DBA-3147-A79A-6D0417CD0EF7}</b:Guid>
    <b:Title>Board of Governors Members, 1914 - Present</b:Title>
    <b:InternetSiteTitle>Federal Reserve.gov</b:InternetSiteTitle>
    <b:URL>https://www.federalreserve.gov/aboutthefed/bios/board/boardmembership.htm</b:URL>
    <b:Year>2023</b:Year>
    <b:Month>9</b:Month>
    <b:Day>13</b:Day>
    <b:Author>
      <b:Author>
        <b:NameList>
          <b:Person>
            <b:Last>Federal Reserve</b:Last>
          </b:Person>
        </b:NameList>
      </b:Author>
    </b:Author>
    <b:RefOrder>12</b:RefOrder>
  </b:Source>
</b:Sourc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DES9OpTgA+1+j4VJNd2ZAW1bkg==">CgMxLjAyDmguYXRnZ3BycTBkZTc2MghoLmdqZGd4czIOaC55dzRzYWZxY3E3dGwyCWguMWZvYjl0ZTIJaC4zem55c2g3Mg5oLmh0bmFhZjZlMjIxZDIOaC5iNm42eXJvMTZ2eGoyDmguZ2VsM2EyY2doM3BpMg5oLmc1ZTkzN2RrMjF6ODINaC5qcTYxb3J5dWxmbzIOaC5nZGR3ZjhhNDV3cnMyDmgud3lzNnFrdjByOXl2Mg5oLjlqNm12NmdmZ2MwZTIJaC40ZDM0b2c4Mg5oLjRqYmp4dnR6cnpmNjIOaC40d2MxMzUzNDY0NTA4AHIhMVNZM18yVGZsXzU5cWFQWk9MLUpEdWxYdmVUUk9UNlox</go:docsCustomData>
</go:gDocsCustomXmlDataStorage>
</file>

<file path=customXml/itemProps1.xml><?xml version="1.0" encoding="utf-8"?>
<ds:datastoreItem xmlns:ds="http://schemas.openxmlformats.org/officeDocument/2006/customXml" ds:itemID="{B89C8FE5-2AD3-3E45-BB0C-1FD29DE4671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45</Pages>
  <Words>7207</Words>
  <Characters>41083</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Simbandumwe</dc:creator>
  <cp:lastModifiedBy>Tanja Schub</cp:lastModifiedBy>
  <cp:revision>5</cp:revision>
  <cp:lastPrinted>2023-10-29T22:29:00Z</cp:lastPrinted>
  <dcterms:created xsi:type="dcterms:W3CDTF">2023-11-27T01:30:00Z</dcterms:created>
  <dcterms:modified xsi:type="dcterms:W3CDTF">2023-11-27T03:58:00Z</dcterms:modified>
</cp:coreProperties>
</file>